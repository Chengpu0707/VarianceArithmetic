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8599E" w14:textId="77777777" w:rsidR="00F1214F" w:rsidRDefault="00BE2C0C">
      <w:pPr>
        <w:spacing w:after="0" w:line="259" w:lineRule="auto"/>
        <w:ind w:left="10" w:right="236"/>
        <w:jc w:val="center"/>
      </w:pPr>
      <w:commentRangeStart w:id="0"/>
      <w:r>
        <w:rPr>
          <w:sz w:val="34"/>
        </w:rPr>
        <w:t>Statistical</w:t>
      </w:r>
      <w:commentRangeEnd w:id="0"/>
      <w:r w:rsidR="00EC54A8">
        <w:rPr>
          <w:rStyle w:val="CommentReference"/>
          <w:sz w:val="34"/>
          <w:szCs w:val="24"/>
        </w:rPr>
        <w:commentReference w:id="0"/>
      </w:r>
      <w:r>
        <w:rPr>
          <w:sz w:val="34"/>
        </w:rPr>
        <w:t xml:space="preserve"> Taylor Expansion: A New and</w:t>
      </w:r>
    </w:p>
    <w:p w14:paraId="7E52C275" w14:textId="77777777" w:rsidR="00F1214F" w:rsidRDefault="00BE2C0C">
      <w:pPr>
        <w:spacing w:after="0" w:line="259" w:lineRule="auto"/>
        <w:ind w:left="10" w:right="236"/>
        <w:jc w:val="center"/>
      </w:pPr>
      <w:r>
        <w:rPr>
          <w:sz w:val="34"/>
        </w:rPr>
        <w:t>Path-Independent Method for Uncertainty</w:t>
      </w:r>
    </w:p>
    <w:p w14:paraId="47FB0E52" w14:textId="77777777" w:rsidR="00F1214F" w:rsidRDefault="00BE2C0C">
      <w:pPr>
        <w:spacing w:after="227" w:line="259" w:lineRule="auto"/>
        <w:ind w:left="10" w:right="119"/>
        <w:jc w:val="center"/>
      </w:pPr>
      <w:r>
        <w:rPr>
          <w:sz w:val="34"/>
        </w:rPr>
        <w:t xml:space="preserve">Analysis </w:t>
      </w:r>
      <w:r>
        <w:rPr>
          <w:rFonts w:ascii="Calibri" w:eastAsia="Calibri" w:hAnsi="Calibri" w:cs="Calibri"/>
          <w:sz w:val="34"/>
          <w:vertAlign w:val="superscript"/>
        </w:rPr>
        <w:t>*</w:t>
      </w:r>
    </w:p>
    <w:p w14:paraId="05613789" w14:textId="77777777" w:rsidR="00F1214F" w:rsidRDefault="00BE2C0C">
      <w:pPr>
        <w:spacing w:after="0" w:line="265" w:lineRule="auto"/>
        <w:ind w:left="10" w:right="236"/>
        <w:jc w:val="center"/>
      </w:pPr>
      <w:r>
        <w:rPr>
          <w:sz w:val="24"/>
        </w:rPr>
        <w:t>Chengpu Wang</w:t>
      </w:r>
    </w:p>
    <w:p w14:paraId="7D9C2AC7" w14:textId="77777777" w:rsidR="00F1214F" w:rsidRDefault="00BE2C0C">
      <w:pPr>
        <w:ind w:right="221"/>
      </w:pPr>
      <w:r>
        <w:t>40 Grossman Street, Melville, NY 11747, USA</w:t>
      </w:r>
    </w:p>
    <w:p w14:paraId="6B221458" w14:textId="77777777" w:rsidR="00F1214F" w:rsidRDefault="00BE2C0C">
      <w:pPr>
        <w:spacing w:after="257" w:line="259" w:lineRule="auto"/>
        <w:ind w:right="236" w:firstLine="0"/>
        <w:jc w:val="center"/>
      </w:pPr>
      <w:r>
        <w:rPr>
          <w:rFonts w:ascii="Calibri" w:eastAsia="Calibri" w:hAnsi="Calibri" w:cs="Calibri"/>
        </w:rPr>
        <w:t>Chengpu@gmail.com</w:t>
      </w:r>
    </w:p>
    <w:p w14:paraId="15735E25" w14:textId="77777777" w:rsidR="00F1214F" w:rsidRDefault="00BE2C0C">
      <w:pPr>
        <w:spacing w:after="820" w:line="265" w:lineRule="auto"/>
        <w:ind w:left="10" w:right="236"/>
        <w:jc w:val="center"/>
      </w:pPr>
      <w:r>
        <w:rPr>
          <w:sz w:val="24"/>
        </w:rPr>
        <w:t>January 22, 2026</w:t>
      </w:r>
    </w:p>
    <w:p w14:paraId="05EF73C2" w14:textId="77777777" w:rsidR="00F1214F" w:rsidRDefault="00BE2C0C">
      <w:pPr>
        <w:pStyle w:val="Heading1"/>
        <w:numPr>
          <w:ilvl w:val="0"/>
          <w:numId w:val="0"/>
        </w:numPr>
        <w:spacing w:after="191"/>
        <w:ind w:right="236"/>
        <w:jc w:val="center"/>
      </w:pPr>
      <w:r>
        <w:rPr>
          <w:sz w:val="18"/>
        </w:rPr>
        <w:t>Abstract</w:t>
      </w:r>
    </w:p>
    <w:p w14:paraId="0F1013A6" w14:textId="77777777" w:rsidR="00F1214F" w:rsidRDefault="00BE2C0C">
      <w:pPr>
        <w:spacing w:after="18"/>
        <w:ind w:left="498" w:right="734" w:firstLine="276"/>
        <w:rPr>
          <w:del w:id="1" w:author="Author"/>
        </w:rPr>
      </w:pPr>
      <w:del w:id="2" w:author="Author">
        <w:r>
          <w:delText>As</w:delText>
        </w:r>
      </w:del>
      <w:ins w:id="3" w:author="Author">
        <w:r w:rsidR="000B1939" w:rsidRPr="000B1939">
          <w:t>Statistical Taylor expansion,</w:t>
        </w:r>
      </w:ins>
      <w:r w:rsidR="000B1939" w:rsidRPr="000B1939">
        <w:t xml:space="preserve"> a rigorous </w:t>
      </w:r>
      <w:del w:id="4" w:author="Author">
        <w:r>
          <w:delText xml:space="preserve">statistical approach, statistical Taylor </w:delText>
        </w:r>
        <w:r>
          <w:delText xml:space="preserve">expansion extends the </w:delText>
        </w:r>
      </w:del>
      <w:ins w:id="5" w:author="Author">
        <w:r w:rsidR="000B1939" w:rsidRPr="000B1939">
          <w:t xml:space="preserve">extension of </w:t>
        </w:r>
      </w:ins>
      <w:r w:rsidR="000B1939" w:rsidRPr="000B1939">
        <w:t>conventional Taylor expansion</w:t>
      </w:r>
      <w:del w:id="6" w:author="Author">
        <w:r>
          <w:delText xml:space="preserve"> by replacing</w:delText>
        </w:r>
      </w:del>
      <w:ins w:id="7" w:author="Author">
        <w:r w:rsidR="000B1939" w:rsidRPr="000B1939">
          <w:t>, replaces</w:t>
        </w:r>
      </w:ins>
      <w:r w:rsidR="000B1939" w:rsidRPr="000B1939">
        <w:t xml:space="preserve"> precise input variables with random variables of known distributions to compute the means and standard deviations of </w:t>
      </w:r>
      <w:del w:id="8" w:author="Author">
        <w:r>
          <w:delText xml:space="preserve">the </w:delText>
        </w:r>
      </w:del>
      <w:r w:rsidR="000B1939" w:rsidRPr="000B1939">
        <w:t xml:space="preserve">results. </w:t>
      </w:r>
      <w:del w:id="9" w:author="Author">
        <w:r>
          <w:delText>Statistical Taylor expansion</w:delText>
        </w:r>
      </w:del>
      <w:ins w:id="10" w:author="Author">
        <w:r w:rsidR="000B1939" w:rsidRPr="000B1939">
          <w:t>This approach</w:t>
        </w:r>
      </w:ins>
      <w:r w:rsidR="000B1939" w:rsidRPr="000B1939">
        <w:t xml:space="preserve"> tracks the propagation of </w:t>
      </w:r>
      <w:del w:id="11" w:author="Author">
        <w:r>
          <w:delText xml:space="preserve">the </w:delText>
        </w:r>
      </w:del>
      <w:r w:rsidR="000B1939" w:rsidRPr="000B1939">
        <w:t xml:space="preserve">input uncertainties through intermediate steps, </w:t>
      </w:r>
      <w:del w:id="12" w:author="Author">
        <w:r>
          <w:delText>causing the</w:delText>
        </w:r>
      </w:del>
      <w:ins w:id="13" w:author="Author">
        <w:r w:rsidR="000B1939" w:rsidRPr="000B1939">
          <w:t>rendering</w:t>
        </w:r>
      </w:ins>
      <w:r w:rsidR="000B1939" w:rsidRPr="000B1939">
        <w:t xml:space="preserve"> variables in intermediate analytic expressions </w:t>
      </w:r>
      <w:del w:id="14" w:author="Author">
        <w:r>
          <w:delText xml:space="preserve">to become </w:delText>
        </w:r>
      </w:del>
      <w:r w:rsidR="000B1939" w:rsidRPr="000B1939">
        <w:t xml:space="preserve">interdependent, while the final analytic result </w:t>
      </w:r>
      <w:del w:id="15" w:author="Author">
        <w:r>
          <w:delText>becomes</w:delText>
        </w:r>
      </w:del>
      <w:ins w:id="16" w:author="Author">
        <w:r w:rsidR="000B1939" w:rsidRPr="000B1939">
          <w:t>remains</w:t>
        </w:r>
      </w:ins>
      <w:r w:rsidR="000B1939" w:rsidRPr="000B1939">
        <w:t xml:space="preserve"> path independent. This </w:t>
      </w:r>
      <w:ins w:id="17" w:author="Author">
        <w:r w:rsidR="000B1939" w:rsidRPr="000B1939">
          <w:t xml:space="preserve">feature </w:t>
        </w:r>
      </w:ins>
      <w:r w:rsidR="000B1939" w:rsidRPr="000B1939">
        <w:t xml:space="preserve">fundamentally distinguishes it from </w:t>
      </w:r>
      <w:del w:id="18" w:author="Author">
        <w:r>
          <w:delText>common approaches in</w:delText>
        </w:r>
      </w:del>
      <w:ins w:id="19" w:author="Author">
        <w:r w:rsidR="000B1939" w:rsidRPr="000B1939">
          <w:t>conventional</w:t>
        </w:r>
      </w:ins>
      <w:r w:rsidR="000B1939" w:rsidRPr="000B1939">
        <w:t xml:space="preserve"> applied mathematics </w:t>
      </w:r>
      <w:del w:id="20" w:author="Author">
        <w:r>
          <w:delText>that</w:delText>
        </w:r>
      </w:del>
      <w:ins w:id="21" w:author="Author">
        <w:r w:rsidR="000B1939" w:rsidRPr="000B1939">
          <w:t>approaches, which</w:t>
        </w:r>
      </w:ins>
      <w:r w:rsidR="000B1939" w:rsidRPr="000B1939">
        <w:t xml:space="preserve"> optimize </w:t>
      </w:r>
      <w:ins w:id="22" w:author="Author">
        <w:r w:rsidR="000B1939" w:rsidRPr="000B1939">
          <w:t xml:space="preserve">the </w:t>
        </w:r>
      </w:ins>
      <w:r w:rsidR="000B1939" w:rsidRPr="000B1939">
        <w:t xml:space="preserve">computational path for each calculation. </w:t>
      </w:r>
      <w:del w:id="23" w:author="Author">
        <w:r>
          <w:delText>In essence, statistical</w:delText>
        </w:r>
      </w:del>
      <w:ins w:id="24" w:author="Author">
        <w:r w:rsidR="000B1939" w:rsidRPr="000B1939">
          <w:t>Statistical</w:t>
        </w:r>
      </w:ins>
      <w:r w:rsidR="000B1939" w:rsidRPr="000B1939">
        <w:t xml:space="preserve"> Taylor expansion </w:t>
      </w:r>
      <w:del w:id="25" w:author="Author">
        <w:r>
          <w:delText>may standardize</w:delText>
        </w:r>
      </w:del>
      <w:ins w:id="26" w:author="Author">
        <w:r w:rsidR="000B1939" w:rsidRPr="000B1939">
          <w:t>thus provides a standardized framework for</w:t>
        </w:r>
      </w:ins>
      <w:r w:rsidR="000B1939" w:rsidRPr="000B1939">
        <w:t xml:space="preserve"> numerical </w:t>
      </w:r>
      <w:del w:id="27" w:author="Author">
        <w:r>
          <w:delText xml:space="preserve">computations for </w:delText>
        </w:r>
      </w:del>
      <w:ins w:id="28" w:author="Author">
        <w:r w:rsidR="000B1939" w:rsidRPr="000B1939">
          <w:t xml:space="preserve">computation of </w:t>
        </w:r>
      </w:ins>
      <w:r w:rsidR="000B1939" w:rsidRPr="000B1939">
        <w:t xml:space="preserve">analytic expressions. Its statistical nature </w:t>
      </w:r>
      <w:del w:id="29" w:author="Author">
        <w:r>
          <w:delText>enables</w:delText>
        </w:r>
      </w:del>
      <w:ins w:id="30" w:author="Author">
        <w:r w:rsidR="000B1939" w:rsidRPr="000B1939">
          <w:t>allows</w:t>
        </w:r>
      </w:ins>
      <w:r w:rsidR="000B1939" w:rsidRPr="000B1939">
        <w:t xml:space="preserve"> reliable </w:t>
      </w:r>
      <w:del w:id="31" w:author="Author">
        <w:r>
          <w:delText>testing</w:delText>
        </w:r>
      </w:del>
      <w:ins w:id="32" w:author="Author">
        <w:r w:rsidR="000B1939" w:rsidRPr="000B1939">
          <w:t>verification</w:t>
        </w:r>
      </w:ins>
      <w:r w:rsidR="000B1939" w:rsidRPr="000B1939">
        <w:t xml:space="preserve"> of results </w:t>
      </w:r>
      <w:del w:id="33" w:author="Author">
        <w:r>
          <w:delText xml:space="preserve">when the sample size is </w:delText>
        </w:r>
      </w:del>
      <w:ins w:id="34" w:author="Author">
        <w:r w:rsidR="000B1939" w:rsidRPr="000B1939">
          <w:t xml:space="preserve">with </w:t>
        </w:r>
      </w:ins>
      <w:r w:rsidR="000B1939" w:rsidRPr="000B1939">
        <w:t>sufficiently large</w:t>
      </w:r>
      <w:del w:id="35" w:author="Author">
        <w:r>
          <w:delText>, as well as includes</w:delText>
        </w:r>
      </w:del>
      <w:ins w:id="36" w:author="Author">
        <w:r w:rsidR="000B1939" w:rsidRPr="000B1939">
          <w:t xml:space="preserve"> sample sizes and incorporates</w:t>
        </w:r>
      </w:ins>
      <w:r w:rsidR="000B1939" w:rsidRPr="000B1939">
        <w:t xml:space="preserve"> sample count in result qualification. This study </w:t>
      </w:r>
      <w:del w:id="37" w:author="Author">
        <w:r>
          <w:delText xml:space="preserve">also introduces </w:delText>
        </w:r>
      </w:del>
      <w:ins w:id="38" w:author="Author">
        <w:r w:rsidR="000B1939" w:rsidRPr="000B1939">
          <w:t xml:space="preserve">further presents </w:t>
        </w:r>
      </w:ins>
      <w:r w:rsidR="000B1939" w:rsidRPr="000B1939">
        <w:t>an implementation of statistical Taylor expansion</w:t>
      </w:r>
      <w:ins w:id="39" w:author="Author">
        <w:r w:rsidR="000B1939" w:rsidRPr="000B1939">
          <w:t>,</w:t>
        </w:r>
      </w:ins>
      <w:r w:rsidR="000B1939" w:rsidRPr="000B1939">
        <w:t xml:space="preserve"> termed variance arithmetic</w:t>
      </w:r>
      <w:del w:id="40" w:author="Author">
        <w:r>
          <w:delText xml:space="preserve"> and presents corresponding test results</w:delText>
        </w:r>
      </w:del>
      <w:ins w:id="41" w:author="Author">
        <w:r w:rsidR="000B1939" w:rsidRPr="000B1939">
          <w:t>, and demonstrates its performance</w:t>
        </w:r>
      </w:ins>
      <w:r w:rsidR="000B1939" w:rsidRPr="000B1939">
        <w:t xml:space="preserve"> across </w:t>
      </w:r>
      <w:del w:id="42" w:author="Author">
        <w:r>
          <w:delText>a wide range of</w:delText>
        </w:r>
      </w:del>
      <w:ins w:id="43" w:author="Author">
        <w:r w:rsidR="000B1939" w:rsidRPr="000B1939">
          <w:t>diverse</w:t>
        </w:r>
      </w:ins>
      <w:r w:rsidR="000B1939" w:rsidRPr="000B1939">
        <w:t xml:space="preserve"> mathematical applications.</w:t>
      </w:r>
    </w:p>
    <w:p w14:paraId="69172EBC" w14:textId="30B45AC9" w:rsidR="00F1214F" w:rsidRDefault="00BE2C0C">
      <w:pPr>
        <w:spacing w:after="240"/>
        <w:ind w:left="498" w:right="734" w:firstLine="276"/>
      </w:pPr>
      <w:del w:id="44" w:author="Author">
        <w:r>
          <w:delText>Another important conclusion of this</w:delText>
        </w:r>
      </w:del>
      <w:ins w:id="45" w:author="Author">
        <w:r w:rsidR="000B1939" w:rsidRPr="000B1939">
          <w:t xml:space="preserve"> The</w:t>
        </w:r>
      </w:ins>
      <w:r w:rsidR="000B1939" w:rsidRPr="000B1939">
        <w:t xml:space="preserve"> study </w:t>
      </w:r>
      <w:del w:id="46" w:author="Author">
        <w:r>
          <w:delText>is</w:delText>
        </w:r>
      </w:del>
      <w:ins w:id="47" w:author="Author">
        <w:r w:rsidR="000B1939" w:rsidRPr="000B1939">
          <w:t>also highlights</w:t>
        </w:r>
      </w:ins>
      <w:r w:rsidR="000B1939" w:rsidRPr="000B1939">
        <w:t xml:space="preserve"> that numerical errors in library functions can </w:t>
      </w:r>
      <w:del w:id="48" w:author="Author">
        <w:r>
          <w:delText>significantly affect results. For instance</w:delText>
        </w:r>
      </w:del>
      <w:ins w:id="49" w:author="Author">
        <w:r w:rsidR="000B1939" w:rsidRPr="000B1939">
          <w:t>substantially impact outcomes; for example</w:t>
        </w:r>
      </w:ins>
      <w:r w:rsidR="000B1939" w:rsidRPr="000B1939">
        <w:t xml:space="preserve">, periodic </w:t>
      </w:r>
      <w:del w:id="50" w:author="Author">
        <w:r>
          <w:delText xml:space="preserve">numerical </w:delText>
        </w:r>
      </w:del>
      <w:r w:rsidR="000B1939" w:rsidRPr="000B1939">
        <w:t xml:space="preserve">errors in trigonometric </w:t>
      </w:r>
      <w:del w:id="51" w:author="Author">
        <w:r>
          <w:delText xml:space="preserve">library </w:delText>
        </w:r>
      </w:del>
      <w:r w:rsidR="000B1939" w:rsidRPr="000B1939">
        <w:t xml:space="preserve">functions </w:t>
      </w:r>
      <w:del w:id="52" w:author="Author">
        <w:r>
          <w:delText>may</w:delText>
        </w:r>
      </w:del>
      <w:ins w:id="53" w:author="Author">
        <w:r w:rsidR="000B1939" w:rsidRPr="000B1939">
          <w:t>can</w:t>
        </w:r>
      </w:ins>
      <w:r w:rsidR="000B1939" w:rsidRPr="000B1939">
        <w:t xml:space="preserve"> resonate with periodic signals, producing </w:t>
      </w:r>
      <w:del w:id="54" w:author="Author">
        <w:r>
          <w:delText>large</w:delText>
        </w:r>
      </w:del>
      <w:ins w:id="55" w:author="Author">
        <w:r w:rsidR="000B1939" w:rsidRPr="000B1939">
          <w:t>amplified</w:t>
        </w:r>
      </w:ins>
      <w:r w:rsidR="000B1939" w:rsidRPr="000B1939">
        <w:t xml:space="preserve"> numerical errors in the </w:t>
      </w:r>
      <w:del w:id="56" w:author="Author">
        <w:r>
          <w:delText>outcomes</w:delText>
        </w:r>
      </w:del>
      <w:ins w:id="57" w:author="Author">
        <w:r w:rsidR="000B1939" w:rsidRPr="000B1939">
          <w:t>results</w:t>
        </w:r>
      </w:ins>
      <w:r w:rsidR="000B1939" w:rsidRPr="000B1939">
        <w:t>.</w:t>
      </w:r>
    </w:p>
    <w:p w14:paraId="3968D457" w14:textId="77777777" w:rsidR="00F1214F" w:rsidRDefault="00BE2C0C">
      <w:pPr>
        <w:spacing w:after="39"/>
        <w:ind w:left="-15" w:right="221" w:firstLine="299"/>
      </w:pPr>
      <w:r>
        <w:rPr>
          <w:b/>
        </w:rPr>
        <w:lastRenderedPageBreak/>
        <w:t xml:space="preserve">Keywords: </w:t>
      </w:r>
      <w:r>
        <w:t xml:space="preserve">computer arithmetic, error analysis, interval arithmetic, uncertainty, numerical </w:t>
      </w:r>
      <w:r>
        <w:t>algorithms.</w:t>
      </w:r>
    </w:p>
    <w:p w14:paraId="05A6D29E" w14:textId="77777777" w:rsidR="00F1214F" w:rsidRDefault="00BE2C0C">
      <w:pPr>
        <w:spacing w:after="0" w:line="301" w:lineRule="auto"/>
        <w:ind w:left="299" w:right="3183" w:hanging="299"/>
        <w:jc w:val="left"/>
      </w:pPr>
      <w:r>
        <w:rPr>
          <w:b/>
        </w:rPr>
        <w:t xml:space="preserve">AMS subject classifications: </w:t>
      </w:r>
      <w:r>
        <w:t xml:space="preserve">G.1.0 Copyright </w:t>
      </w:r>
      <w:r>
        <w:rPr>
          <w:rFonts w:ascii="Calibri" w:eastAsia="Calibri" w:hAnsi="Calibri" w:cs="Calibri"/>
        </w:rPr>
        <w:t>'</w:t>
      </w:r>
      <w:r>
        <w:t>2024</w:t>
      </w:r>
    </w:p>
    <w:p w14:paraId="6BEAB609" w14:textId="77777777" w:rsidR="00F1214F" w:rsidRDefault="00BE2C0C">
      <w:pPr>
        <w:spacing w:after="77" w:line="259" w:lineRule="auto"/>
        <w:ind w:firstLine="0"/>
        <w:jc w:val="left"/>
      </w:pPr>
      <w:r>
        <w:rPr>
          <w:rFonts w:ascii="Calibri" w:eastAsia="Calibri" w:hAnsi="Calibri" w:cs="Calibri"/>
          <w:noProof/>
          <w:sz w:val="22"/>
        </w:rPr>
        <mc:AlternateContent>
          <mc:Choice Requires="wpg">
            <w:drawing>
              <wp:inline distT="0" distB="0" distL="0" distR="0" wp14:anchorId="7E9A72B2" wp14:editId="062F191E">
                <wp:extent cx="1746021" cy="5055"/>
                <wp:effectExtent l="0" t="0" r="0" b="0"/>
                <wp:docPr id="41638" name="Group 41638"/>
                <wp:cNvGraphicFramePr/>
                <a:graphic xmlns:a="http://schemas.openxmlformats.org/drawingml/2006/main">
                  <a:graphicData uri="http://schemas.microsoft.com/office/word/2010/wordprocessingGroup">
                    <wpg:wgp>
                      <wpg:cNvGrpSpPr/>
                      <wpg:grpSpPr>
                        <a:xfrm>
                          <a:off x="0" y="0"/>
                          <a:ext cx="1746021" cy="5055"/>
                          <a:chOff x="0" y="0"/>
                          <a:chExt cx="1746021" cy="5055"/>
                        </a:xfrm>
                      </wpg:grpSpPr>
                      <wps:wsp>
                        <wps:cNvPr id="43" name="Shape 43"/>
                        <wps:cNvSpPr/>
                        <wps:spPr>
                          <a:xfrm>
                            <a:off x="0" y="0"/>
                            <a:ext cx="1746021" cy="0"/>
                          </a:xfrm>
                          <a:custGeom>
                            <a:avLst/>
                            <a:gdLst/>
                            <a:ahLst/>
                            <a:cxnLst/>
                            <a:rect l="0" t="0" r="0" b="0"/>
                            <a:pathLst>
                              <a:path w="1746021">
                                <a:moveTo>
                                  <a:pt x="0" y="0"/>
                                </a:moveTo>
                                <a:lnTo>
                                  <a:pt x="1746021"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du="http://schemas.microsoft.com/office/word/2023/wordml/word16du">
            <w:pict>
              <v:group id="Group 41638" style="width:137.482pt;height:0.398pt;mso-position-horizontal-relative:char;mso-position-vertical-relative:line" coordsize="17460,50">
                <v:shape id="Shape 43" style="position:absolute;width:17460;height:0;left:0;top:0;" coordsize="1746021,0" path="m0,0l1746021,0">
                  <v:stroke weight="0.398pt" endcap="flat" joinstyle="miter" miterlimit="10" on="true" color="#000000"/>
                  <v:fill on="false" color="#000000" opacity="0"/>
                </v:shape>
              </v:group>
            </w:pict>
          </mc:Fallback>
        </mc:AlternateContent>
      </w:r>
    </w:p>
    <w:p w14:paraId="265671C7" w14:textId="77777777" w:rsidR="00F1214F" w:rsidRDefault="00BE2C0C">
      <w:pPr>
        <w:spacing w:after="496" w:line="259" w:lineRule="auto"/>
        <w:ind w:left="222" w:firstLine="0"/>
        <w:jc w:val="left"/>
      </w:pPr>
      <w:r>
        <w:rPr>
          <w:rFonts w:ascii="Calibri" w:eastAsia="Calibri" w:hAnsi="Calibri" w:cs="Calibri"/>
          <w:sz w:val="12"/>
        </w:rPr>
        <w:t>*</w:t>
      </w:r>
    </w:p>
    <w:p w14:paraId="5D57B888" w14:textId="77777777" w:rsidR="00F1214F" w:rsidRDefault="00BE2C0C">
      <w:pPr>
        <w:spacing w:after="413" w:line="259" w:lineRule="auto"/>
        <w:ind w:left="10" w:right="236"/>
        <w:jc w:val="center"/>
      </w:pPr>
      <w:r>
        <w:t>1</w:t>
      </w:r>
    </w:p>
    <w:p w14:paraId="094F2010" w14:textId="77777777" w:rsidR="00F1214F" w:rsidRDefault="00BE2C0C">
      <w:pPr>
        <w:pStyle w:val="Heading1"/>
        <w:spacing w:after="73"/>
        <w:ind w:left="469" w:hanging="484"/>
      </w:pPr>
      <w:r>
        <w:t>Introduction</w:t>
      </w:r>
    </w:p>
    <w:p w14:paraId="3B8DB372" w14:textId="31256517" w:rsidR="00F1214F" w:rsidRDefault="00BE2C0C" w:rsidP="00496936">
      <w:r>
        <w:t xml:space="preserve">Let </w:t>
      </w:r>
      <w:r>
        <w:rPr>
          <w:i/>
        </w:rPr>
        <w:t xml:space="preserve">x </w:t>
      </w:r>
      <w:r>
        <w:t xml:space="preserve">and </w:t>
      </w:r>
      <w:r>
        <w:rPr>
          <w:i/>
        </w:rPr>
        <w:t xml:space="preserve">δx </w:t>
      </w:r>
      <w:del w:id="58" w:author="Author">
        <w:r>
          <w:delText>be</w:delText>
        </w:r>
      </w:del>
      <w:ins w:id="59" w:author="Author">
        <w:r w:rsidR="005F6BB0">
          <w:t>denote</w:t>
        </w:r>
      </w:ins>
      <w:r>
        <w:t xml:space="preserve"> a value and its uncertainty deviation, respectively. As</w:t>
      </w:r>
      <w:del w:id="60" w:author="Author">
        <w:r>
          <w:delText xml:space="preserve"> an</w:delText>
        </w:r>
      </w:del>
      <w:r>
        <w:t xml:space="preserve"> </w:t>
      </w:r>
      <w:r>
        <w:t xml:space="preserve">input, </w:t>
      </w:r>
      <w:r>
        <w:rPr>
          <w:i/>
        </w:rPr>
        <w:t xml:space="preserve">x </w:t>
      </w:r>
      <w:r>
        <w:t xml:space="preserve">and </w:t>
      </w:r>
      <w:r>
        <w:rPr>
          <w:i/>
        </w:rPr>
        <w:t xml:space="preserve">δx </w:t>
      </w:r>
      <w:r>
        <w:t>are the mean and standard deviation of a measurement</w:t>
      </w:r>
      <w:ins w:id="61" w:author="Author">
        <w:r w:rsidR="005F6BB0">
          <w:t>, respectively</w:t>
        </w:r>
      </w:ins>
      <w:r>
        <w:t xml:space="preserve"> [1][2]. If </w:t>
      </w:r>
      <w:r>
        <w:rPr>
          <w:i/>
        </w:rPr>
        <w:t xml:space="preserve">δx </w:t>
      </w:r>
      <w:r>
        <w:t xml:space="preserve">= 0, </w:t>
      </w:r>
      <w:r>
        <w:rPr>
          <w:i/>
        </w:rPr>
        <w:t xml:space="preserve">x </w:t>
      </w:r>
      <w:r>
        <w:t xml:space="preserve">is a </w:t>
      </w:r>
      <w:r>
        <w:rPr>
          <w:i/>
        </w:rPr>
        <w:t>precise value</w:t>
      </w:r>
      <w:del w:id="62" w:author="Author">
        <w:r>
          <w:delText>,</w:delText>
        </w:r>
      </w:del>
      <w:ins w:id="63" w:author="Author">
        <w:r w:rsidR="005F6BB0">
          <w:t>;</w:t>
        </w:r>
      </w:ins>
      <w:r>
        <w:t xml:space="preserve"> otherwise, the pair specifies an </w:t>
      </w:r>
      <w:r>
        <w:rPr>
          <w:i/>
        </w:rPr>
        <w:t xml:space="preserve">imprecise value x </w:t>
      </w:r>
      <w:r>
        <w:t xml:space="preserve">± </w:t>
      </w:r>
      <w:r>
        <w:rPr>
          <w:i/>
        </w:rPr>
        <w:t>δx</w:t>
      </w:r>
      <w:r>
        <w:t>.</w:t>
      </w:r>
    </w:p>
    <w:p w14:paraId="4629E7A4" w14:textId="73DDC0C6" w:rsidR="00F1214F" w:rsidRDefault="00BE2C0C">
      <w:pPr>
        <w:spacing w:after="20"/>
        <w:ind w:left="-15" w:right="221" w:firstLine="299"/>
      </w:pPr>
      <w:r>
        <w:t xml:space="preserve">Let </w:t>
      </w:r>
      <w:r>
        <w:rPr>
          <w:i/>
        </w:rPr>
        <w:t>P</w:t>
      </w:r>
      <w:r>
        <w:t>(</w:t>
      </w:r>
      <w:r>
        <w:rPr>
          <w:i/>
        </w:rPr>
        <w:t>x</w:t>
      </w:r>
      <w:r>
        <w:t xml:space="preserve">) ≡ </w:t>
      </w:r>
      <w:r>
        <w:rPr>
          <w:i/>
        </w:rPr>
        <w:t>δx/</w:t>
      </w:r>
      <w:r>
        <w:t>|</w:t>
      </w:r>
      <w:r>
        <w:rPr>
          <w:i/>
        </w:rPr>
        <w:t>x</w:t>
      </w:r>
      <w:r>
        <w:t xml:space="preserve">| be the </w:t>
      </w:r>
      <w:r>
        <w:rPr>
          <w:i/>
        </w:rPr>
        <w:t xml:space="preserve">statistical precision </w:t>
      </w:r>
      <w:r>
        <w:t xml:space="preserve">(hereafter referred to as precision) of </w:t>
      </w:r>
      <w:r>
        <w:rPr>
          <w:i/>
        </w:rPr>
        <w:t>x</w:t>
      </w:r>
      <w:del w:id="64" w:author="Author">
        <w:r>
          <w:delText>±</w:delText>
        </w:r>
      </w:del>
      <w:ins w:id="65" w:author="Author">
        <w:r w:rsidR="005F6BB0">
          <w:rPr>
            <w:i/>
          </w:rPr>
          <w:t xml:space="preserve"> </w:t>
        </w:r>
        <w:r>
          <w:t>±</w:t>
        </w:r>
        <w:r w:rsidR="005F6BB0">
          <w:t xml:space="preserve"> </w:t>
        </w:r>
      </w:ins>
      <w:r>
        <w:rPr>
          <w:i/>
        </w:rPr>
        <w:t>δx</w:t>
      </w:r>
      <w:r>
        <w:t xml:space="preserve">. A smaller </w:t>
      </w:r>
      <w:r>
        <w:rPr>
          <w:i/>
        </w:rPr>
        <w:t>P</w:t>
      </w:r>
      <w:r>
        <w:t>(</w:t>
      </w:r>
      <w:r>
        <w:rPr>
          <w:i/>
        </w:rPr>
        <w:t>x</w:t>
      </w:r>
      <w:r>
        <w:t xml:space="preserve">) </w:t>
      </w:r>
      <w:del w:id="66" w:author="Author">
        <w:r>
          <w:delText>indicate a</w:delText>
        </w:r>
      </w:del>
      <w:ins w:id="67" w:author="Author">
        <w:r>
          <w:t>indicate</w:t>
        </w:r>
        <w:r w:rsidR="000B1939">
          <w:t>s</w:t>
        </w:r>
      </w:ins>
      <w:r>
        <w:t xml:space="preserve"> </w:t>
      </w:r>
      <w:r>
        <w:t xml:space="preserve">higher measurement quality of </w:t>
      </w:r>
      <w:r>
        <w:rPr>
          <w:i/>
        </w:rPr>
        <w:t>x</w:t>
      </w:r>
      <w:del w:id="68" w:author="Author">
        <w:r>
          <w:delText>±</w:delText>
        </w:r>
      </w:del>
      <w:ins w:id="69" w:author="Author">
        <w:r w:rsidR="00F64267">
          <w:rPr>
            <w:i/>
          </w:rPr>
          <w:t xml:space="preserve"> </w:t>
        </w:r>
        <w:r>
          <w:t>±</w:t>
        </w:r>
        <w:r w:rsidR="00F64267">
          <w:t xml:space="preserve"> </w:t>
        </w:r>
      </w:ins>
      <w:r>
        <w:rPr>
          <w:i/>
        </w:rPr>
        <w:t>δx</w:t>
      </w:r>
      <w:r>
        <w:t xml:space="preserve">, and when </w:t>
      </w:r>
      <w:r>
        <w:rPr>
          <w:i/>
        </w:rPr>
        <w:t>P</w:t>
      </w:r>
      <w:r>
        <w:t>(</w:t>
      </w:r>
      <w:r>
        <w:rPr>
          <w:i/>
        </w:rPr>
        <w:t>x</w:t>
      </w:r>
      <w:r>
        <w:t xml:space="preserve">) ≪ 1, it </w:t>
      </w:r>
      <w:del w:id="70" w:author="Author">
        <w:r>
          <w:delText>is</w:delText>
        </w:r>
      </w:del>
      <w:ins w:id="71" w:author="Author">
        <w:r w:rsidR="00532371">
          <w:t>may be</w:t>
        </w:r>
      </w:ins>
      <w:r w:rsidR="00532371">
        <w:t xml:space="preserve"> </w:t>
      </w:r>
      <w:r>
        <w:t xml:space="preserve">unclear whether </w:t>
      </w:r>
      <w:commentRangeStart w:id="72"/>
      <w:r>
        <w:rPr>
          <w:i/>
        </w:rPr>
        <w:t xml:space="preserve">δx </w:t>
      </w:r>
      <w:r w:rsidR="00F64267" w:rsidRPr="00B50C18">
        <w:rPr>
          <w:iCs/>
        </w:rPr>
        <w:t xml:space="preserve">is </w:t>
      </w:r>
      <w:del w:id="73" w:author="Author">
        <w:r>
          <w:delText>too poor,</w:delText>
        </w:r>
      </w:del>
      <w:ins w:id="74" w:author="Author">
        <w:r w:rsidR="00F64267" w:rsidRPr="00B50C18">
          <w:rPr>
            <w:iCs/>
          </w:rPr>
          <w:t>excessively large</w:t>
        </w:r>
      </w:ins>
      <w:r w:rsidR="00F64267" w:rsidRPr="00B50C18">
        <w:rPr>
          <w:iCs/>
        </w:rPr>
        <w:t xml:space="preserve"> or </w:t>
      </w:r>
      <w:del w:id="75" w:author="Author">
        <w:r>
          <w:delText>it is a</w:delText>
        </w:r>
      </w:del>
      <w:ins w:id="76" w:author="Author">
        <w:r w:rsidR="00F64267" w:rsidRPr="00B50C18">
          <w:rPr>
            <w:iCs/>
          </w:rPr>
          <w:t>whether the</w:t>
        </w:r>
      </w:ins>
      <w:r w:rsidR="00F64267" w:rsidRPr="00B50C18">
        <w:rPr>
          <w:iCs/>
        </w:rPr>
        <w:t xml:space="preserve"> measurement </w:t>
      </w:r>
      <w:del w:id="77" w:author="Author">
        <w:r>
          <w:delText xml:space="preserve">of </w:delText>
        </w:r>
      </w:del>
      <w:ins w:id="78" w:author="Author">
        <w:r w:rsidR="00F64267" w:rsidRPr="00B50C18">
          <w:rPr>
            <w:iCs/>
          </w:rPr>
          <w:t>corresponds to</w:t>
        </w:r>
        <w:r>
          <w:t xml:space="preserve"> </w:t>
        </w:r>
        <w:commentRangeEnd w:id="72"/>
        <w:r w:rsidR="00F64267">
          <w:rPr>
            <w:rStyle w:val="CommentReference"/>
          </w:rPr>
          <w:commentReference w:id="72"/>
        </w:r>
      </w:ins>
      <w:r>
        <w:rPr>
          <w:i/>
        </w:rPr>
        <w:t xml:space="preserve">x </w:t>
      </w:r>
      <w:r>
        <w:t>= 0.</w:t>
      </w:r>
    </w:p>
    <w:p w14:paraId="50A86681" w14:textId="77777777" w:rsidR="00F1214F" w:rsidRDefault="00BE2C0C">
      <w:pPr>
        <w:ind w:left="-15" w:right="221" w:firstLine="299"/>
      </w:pPr>
      <w:r>
        <w:t xml:space="preserve">Statistical Taylor expansion determines the result </w:t>
      </w:r>
      <w:r>
        <w:rPr>
          <w:i/>
        </w:rPr>
        <w:t xml:space="preserve">x </w:t>
      </w:r>
      <w:r>
        <w:t xml:space="preserve">± </w:t>
      </w:r>
      <w:r>
        <w:rPr>
          <w:i/>
        </w:rPr>
        <w:t xml:space="preserve">δx </w:t>
      </w:r>
      <w:r>
        <w:t>of a general analytic expression.</w:t>
      </w:r>
    </w:p>
    <w:p w14:paraId="67713A3A" w14:textId="335D293C" w:rsidR="00F1214F" w:rsidRDefault="00BE2C0C" w:rsidP="00496936">
      <w:pPr>
        <w:pStyle w:val="ListParagraph"/>
      </w:pPr>
      <w:r w:rsidRPr="00496936">
        <w:t>Previous</w:t>
      </w:r>
      <w:r>
        <w:t xml:space="preserve"> studies have </w:t>
      </w:r>
      <w:r w:rsidRPr="00496936">
        <w:t>examined</w:t>
      </w:r>
      <w:r>
        <w:t xml:space="preserve"> the effect of input uncertainties on output values for specific cases [3]. Statistical Taylor expansion generalizes these effects as uncertainty bias, as shown in </w:t>
      </w:r>
      <w:del w:id="79" w:author="Author">
        <w:r>
          <w:delText>Formula</w:delText>
        </w:r>
      </w:del>
      <w:ins w:id="80" w:author="Author">
        <w:r>
          <w:t>Formula</w:t>
        </w:r>
        <w:r w:rsidR="000B1939">
          <w:t>s</w:t>
        </w:r>
      </w:ins>
      <w:r>
        <w:t xml:space="preserve"> (2.5) and (2.8) </w:t>
      </w:r>
      <w:del w:id="81" w:author="Author">
        <w:r>
          <w:delText>in</w:delText>
        </w:r>
      </w:del>
      <w:ins w:id="82" w:author="Author">
        <w:r w:rsidR="005F6BB0">
          <w:t>of</w:t>
        </w:r>
      </w:ins>
      <w:r>
        <w:t xml:space="preserve"> this </w:t>
      </w:r>
      <w:del w:id="83" w:author="Author">
        <w:r>
          <w:delText>paper</w:delText>
        </w:r>
      </w:del>
      <w:ins w:id="84" w:author="Author">
        <w:r w:rsidR="005F6BB0">
          <w:t>study</w:t>
        </w:r>
      </w:ins>
      <w:r>
        <w:t>.</w:t>
      </w:r>
    </w:p>
    <w:p w14:paraId="7DD3BB54" w14:textId="24E2AE72" w:rsidR="00F1214F" w:rsidRDefault="00BE2C0C" w:rsidP="00496936">
      <w:pPr>
        <w:pStyle w:val="ListParagraph"/>
      </w:pPr>
      <w:r>
        <w:t>The traditional variance</w:t>
      </w:r>
      <w:del w:id="85" w:author="Author">
        <w:r>
          <w:delText>-</w:delText>
        </w:r>
      </w:del>
      <w:ins w:id="86" w:author="Author">
        <w:r w:rsidR="005F6BB0" w:rsidRPr="005F6BB0">
          <w:t>–</w:t>
        </w:r>
      </w:ins>
      <w:r>
        <w:t>covariance framework accounts only for linear interactions between random variables through an analytic function [3][4][5], whereas statistical Taylor expansion extends this framework to include higher-order interactions</w:t>
      </w:r>
      <w:ins w:id="87" w:author="Author">
        <w:r w:rsidR="005F6BB0">
          <w:t>,</w:t>
        </w:r>
      </w:ins>
      <w:r>
        <w:t xml:space="preserve"> as expressed in Formula (2.9) </w:t>
      </w:r>
      <w:del w:id="88" w:author="Author">
        <w:r>
          <w:delText>in</w:delText>
        </w:r>
      </w:del>
      <w:ins w:id="89" w:author="Author">
        <w:r w:rsidR="005F6BB0">
          <w:t>of</w:t>
        </w:r>
      </w:ins>
      <w:r>
        <w:t xml:space="preserve"> this </w:t>
      </w:r>
      <w:del w:id="90" w:author="Author">
        <w:r>
          <w:delText>paper</w:delText>
        </w:r>
      </w:del>
      <w:ins w:id="91" w:author="Author">
        <w:r w:rsidR="005F6BB0">
          <w:t>study</w:t>
        </w:r>
      </w:ins>
      <w:r>
        <w:t>.</w:t>
      </w:r>
    </w:p>
    <w:p w14:paraId="3EC673CF" w14:textId="3FE947A6" w:rsidR="00F1214F" w:rsidRDefault="00BE2C0C" w:rsidP="00496936">
      <w:r>
        <w:t xml:space="preserve">Conventional </w:t>
      </w:r>
      <w:r w:rsidR="00532371" w:rsidRPr="00532371">
        <w:t xml:space="preserve">floating-point arithmetic [6][7][8] </w:t>
      </w:r>
      <w:del w:id="92" w:author="Author">
        <w:r>
          <w:delText>can</w:delText>
        </w:r>
      </w:del>
      <w:ins w:id="93" w:author="Author">
        <w:r w:rsidR="00532371" w:rsidRPr="00532371">
          <w:t>computes</w:t>
        </w:r>
      </w:ins>
      <w:r w:rsidR="00532371" w:rsidRPr="00532371">
        <w:t xml:space="preserve"> only </w:t>
      </w:r>
      <w:del w:id="94" w:author="Author">
        <w:r>
          <w:delText xml:space="preserve">calculate </w:delText>
        </w:r>
      </w:del>
      <w:r w:rsidR="00532371" w:rsidRPr="00532371">
        <w:t>the result</w:t>
      </w:r>
      <w:r w:rsidR="00532371">
        <w:t xml:space="preserve"> </w:t>
      </w:r>
      <w:r>
        <w:rPr>
          <w:i/>
        </w:rPr>
        <w:t>x</w:t>
      </w:r>
      <w:r>
        <w:t xml:space="preserve">, </w:t>
      </w:r>
      <w:r w:rsidR="00532371" w:rsidRPr="00532371">
        <w:t xml:space="preserve">while the bounding range </w:t>
      </w:r>
      <w:del w:id="95" w:author="Author">
        <w:r>
          <w:delText>in</w:delText>
        </w:r>
      </w:del>
      <w:ins w:id="96" w:author="Author">
        <w:r w:rsidR="00532371" w:rsidRPr="00532371">
          <w:t>produced by</w:t>
        </w:r>
      </w:ins>
      <w:r w:rsidR="00532371" w:rsidRPr="00532371">
        <w:t xml:space="preserve"> interval arithmetic [9][10][11][12][13] is inconsistent with the statistical nature of an</w:t>
      </w:r>
      <w:r>
        <w:t xml:space="preserve"> </w:t>
      </w:r>
      <w:r>
        <w:rPr>
          <w:i/>
        </w:rPr>
        <w:t xml:space="preserve">x </w:t>
      </w:r>
      <w:r>
        <w:t xml:space="preserve">± </w:t>
      </w:r>
      <w:r>
        <w:rPr>
          <w:i/>
        </w:rPr>
        <w:t xml:space="preserve">δx </w:t>
      </w:r>
      <w:r w:rsidR="00742148" w:rsidRPr="00B50C18">
        <w:rPr>
          <w:iCs/>
        </w:rPr>
        <w:t xml:space="preserve">pair [14]. </w:t>
      </w:r>
      <w:del w:id="97" w:author="Author">
        <w:r>
          <w:delText>Also</w:delText>
        </w:r>
      </w:del>
      <w:ins w:id="98" w:author="Author">
        <w:r w:rsidR="00742148" w:rsidRPr="00B50C18">
          <w:rPr>
            <w:iCs/>
          </w:rPr>
          <w:t>Moreover</w:t>
        </w:r>
      </w:ins>
      <w:r w:rsidR="00742148" w:rsidRPr="00B50C18">
        <w:rPr>
          <w:iCs/>
        </w:rPr>
        <w:t>, both</w:t>
      </w:r>
      <w:ins w:id="99" w:author="Author">
        <w:r w:rsidR="00742148" w:rsidRPr="00B50C18">
          <w:rPr>
            <w:iCs/>
          </w:rPr>
          <w:t xml:space="preserve"> approaches</w:t>
        </w:r>
      </w:ins>
      <w:r w:rsidR="00742148" w:rsidRPr="00B50C18">
        <w:rPr>
          <w:iCs/>
        </w:rPr>
        <w:t xml:space="preserve"> depend strongly on the specific algebraic form of an analytic function, a phenomenon known as the</w:t>
      </w:r>
      <w:r>
        <w:t xml:space="preserve"> </w:t>
      </w:r>
      <w:r>
        <w:rPr>
          <w:i/>
        </w:rPr>
        <w:t xml:space="preserve">dependency problem </w:t>
      </w:r>
      <w:r w:rsidR="00742148" w:rsidRPr="00B50C18">
        <w:rPr>
          <w:iCs/>
        </w:rPr>
        <w:t xml:space="preserve">[9][11][15][16], which </w:t>
      </w:r>
      <w:del w:id="100" w:author="Author">
        <w:r>
          <w:delText>makes the</w:delText>
        </w:r>
      </w:del>
      <w:ins w:id="101" w:author="Author">
        <w:r w:rsidR="00742148" w:rsidRPr="00B50C18">
          <w:rPr>
            <w:iCs/>
          </w:rPr>
          <w:t>can render</w:t>
        </w:r>
      </w:ins>
      <w:r w:rsidR="00742148" w:rsidRPr="00B50C18">
        <w:rPr>
          <w:iCs/>
        </w:rPr>
        <w:t xml:space="preserve"> numerical </w:t>
      </w:r>
      <w:del w:id="102" w:author="Author">
        <w:r>
          <w:delText>calculations</w:delText>
        </w:r>
      </w:del>
      <w:ins w:id="103" w:author="Author">
        <w:r w:rsidR="00742148" w:rsidRPr="00B50C18">
          <w:rPr>
            <w:iCs/>
          </w:rPr>
          <w:t>evaluation</w:t>
        </w:r>
      </w:ins>
      <w:r w:rsidR="00742148" w:rsidRPr="00B50C18">
        <w:rPr>
          <w:iCs/>
        </w:rPr>
        <w:t xml:space="preserve"> of analytic problems </w:t>
      </w:r>
      <w:del w:id="104" w:author="Author">
        <w:r>
          <w:delText xml:space="preserve">sometimes </w:delText>
        </w:r>
      </w:del>
      <w:r w:rsidR="00742148" w:rsidRPr="00B50C18">
        <w:rPr>
          <w:iCs/>
        </w:rPr>
        <w:t xml:space="preserve">more </w:t>
      </w:r>
      <w:del w:id="105" w:author="Author">
        <w:r>
          <w:delText xml:space="preserve">like </w:delText>
        </w:r>
      </w:del>
      <w:r w:rsidR="00742148" w:rsidRPr="00B50C18">
        <w:rPr>
          <w:iCs/>
        </w:rPr>
        <w:t xml:space="preserve">an art than </w:t>
      </w:r>
      <w:ins w:id="106" w:author="Author">
        <w:r w:rsidR="00742148" w:rsidRPr="00B50C18">
          <w:rPr>
            <w:iCs/>
          </w:rPr>
          <w:t xml:space="preserve">a </w:t>
        </w:r>
      </w:ins>
      <w:r w:rsidR="00742148" w:rsidRPr="00B50C18">
        <w:rPr>
          <w:iCs/>
        </w:rPr>
        <w:t>science. In contrast, statistical Taylor expansion is path independent.</w:t>
      </w:r>
      <w:ins w:id="107" w:author="Author">
        <w:r w:rsidR="00742148" w:rsidRPr="00742148" w:rsidDel="00742148">
          <w:rPr>
            <w:i/>
          </w:rPr>
          <w:t xml:space="preserve"> </w:t>
        </w:r>
      </w:ins>
    </w:p>
    <w:p w14:paraId="5E55B46C" w14:textId="6687DD8B" w:rsidR="00F1214F" w:rsidRDefault="00742148">
      <w:pPr>
        <w:spacing w:after="0"/>
        <w:ind w:left="-15" w:right="221" w:firstLine="299"/>
      </w:pPr>
      <w:r w:rsidRPr="00742148">
        <w:t xml:space="preserve">To </w:t>
      </w:r>
      <w:del w:id="108" w:author="Author">
        <w:r w:rsidR="00BE2C0C">
          <w:delText>be rigorous in mathematics</w:delText>
        </w:r>
      </w:del>
      <w:ins w:id="109" w:author="Author">
        <w:r w:rsidRPr="00742148">
          <w:t>ensure mathematical</w:t>
        </w:r>
      </w:ins>
      <w:r w:rsidRPr="00742148">
        <w:t xml:space="preserve"> and </w:t>
      </w:r>
      <w:del w:id="110" w:author="Author">
        <w:r w:rsidR="00BE2C0C">
          <w:delText>statistics</w:delText>
        </w:r>
      </w:del>
      <w:ins w:id="111" w:author="Author">
        <w:r w:rsidRPr="00742148">
          <w:t>statistical rigor</w:t>
        </w:r>
      </w:ins>
      <w:r w:rsidRPr="00742148">
        <w:t>, statistical Taylor expansion abandons the significance</w:t>
      </w:r>
      <w:del w:id="112" w:author="Author">
        <w:r w:rsidR="00BE2C0C">
          <w:delText xml:space="preserve"> </w:delText>
        </w:r>
      </w:del>
      <w:ins w:id="113" w:author="Author">
        <w:r w:rsidRPr="00742148">
          <w:t>-</w:t>
        </w:r>
      </w:ins>
      <w:r w:rsidRPr="00742148">
        <w:t>arithmetic nature of its processor [14].</w:t>
      </w:r>
    </w:p>
    <w:p w14:paraId="18F7867A" w14:textId="29302235" w:rsidR="00F1214F" w:rsidRDefault="00742148">
      <w:pPr>
        <w:spacing w:after="104" w:line="286" w:lineRule="auto"/>
        <w:ind w:right="221" w:firstLine="299"/>
        <w:jc w:val="left"/>
      </w:pPr>
      <w:r w:rsidRPr="00742148">
        <w:t xml:space="preserve">As a statistical sampling process, stochastic arithmetic [17][18] is computationally expensive, </w:t>
      </w:r>
      <w:del w:id="114" w:author="Author">
        <w:r w:rsidR="00BE2C0C">
          <w:delText>while</w:delText>
        </w:r>
      </w:del>
      <w:ins w:id="115" w:author="Author">
        <w:r w:rsidRPr="00742148">
          <w:t>whereas</w:t>
        </w:r>
      </w:ins>
      <w:r w:rsidRPr="00742148">
        <w:t xml:space="preserve"> statistical Taylor expansion provides a </w:t>
      </w:r>
      <w:r w:rsidRPr="00742148">
        <w:lastRenderedPageBreak/>
        <w:t xml:space="preserve">direct characterization of the result’s mean and deviation without sampling. In this </w:t>
      </w:r>
      <w:del w:id="116" w:author="Author">
        <w:r w:rsidR="00BE2C0C">
          <w:delText>paper</w:delText>
        </w:r>
      </w:del>
      <w:ins w:id="117" w:author="Author">
        <w:r w:rsidRPr="00742148">
          <w:t>study</w:t>
        </w:r>
      </w:ins>
      <w:r w:rsidRPr="00742148">
        <w:t>:</w:t>
      </w:r>
    </w:p>
    <w:p w14:paraId="455FF01D" w14:textId="435A75C6" w:rsidR="00742148" w:rsidRDefault="00742148">
      <w:pPr>
        <w:numPr>
          <w:ilvl w:val="0"/>
          <w:numId w:val="1"/>
        </w:numPr>
        <w:ind w:right="221" w:hanging="243"/>
      </w:pPr>
      <w:r w:rsidRPr="00742148">
        <w:t xml:space="preserve">Section 1 </w:t>
      </w:r>
      <w:ins w:id="118" w:author="Author">
        <w:r w:rsidRPr="00742148">
          <w:t xml:space="preserve">briefly </w:t>
        </w:r>
      </w:ins>
      <w:r w:rsidRPr="00742148">
        <w:t xml:space="preserve">compares </w:t>
      </w:r>
      <w:del w:id="119" w:author="Author">
        <w:r w:rsidR="00BE2C0C">
          <w:delText xml:space="preserve">briefly </w:delText>
        </w:r>
      </w:del>
      <w:r w:rsidRPr="00742148">
        <w:t xml:space="preserve">statistical Taylor expansion with </w:t>
      </w:r>
      <w:del w:id="120" w:author="Author">
        <w:r w:rsidR="00BE2C0C">
          <w:delText xml:space="preserve">all </w:delText>
        </w:r>
      </w:del>
      <w:r w:rsidRPr="00742148">
        <w:t>other numerical arithmetic</w:t>
      </w:r>
      <w:ins w:id="121" w:author="Author">
        <w:r w:rsidRPr="00742148">
          <w:t xml:space="preserve"> methods</w:t>
        </w:r>
      </w:ins>
      <w:r w:rsidRPr="00742148">
        <w:t>.</w:t>
      </w:r>
    </w:p>
    <w:p w14:paraId="62D1F1EF" w14:textId="77777777" w:rsidR="00742148" w:rsidRDefault="00742148" w:rsidP="00B50C18">
      <w:pPr>
        <w:numPr>
          <w:ilvl w:val="0"/>
          <w:numId w:val="1"/>
        </w:numPr>
        <w:ind w:right="221" w:hanging="243"/>
      </w:pPr>
      <w:r>
        <w:t>Section 2 develops the theoretical foundation of statistical Taylor expansion.</w:t>
      </w:r>
    </w:p>
    <w:p w14:paraId="2B3B3C76" w14:textId="7CD523E0" w:rsidR="00742148" w:rsidRDefault="00742148" w:rsidP="00B50C18">
      <w:pPr>
        <w:numPr>
          <w:ilvl w:val="0"/>
          <w:numId w:val="1"/>
        </w:numPr>
        <w:ind w:right="221" w:hanging="228"/>
      </w:pPr>
      <w:r>
        <w:t>Section 3 describes variance arithmetic as an implementation of statistical Taylor expansion.</w:t>
      </w:r>
    </w:p>
    <w:p w14:paraId="1A8B3E28" w14:textId="00650307" w:rsidR="00742148" w:rsidRDefault="00742148" w:rsidP="00B50C18">
      <w:pPr>
        <w:numPr>
          <w:ilvl w:val="0"/>
          <w:numId w:val="1"/>
        </w:numPr>
        <w:ind w:right="221" w:hanging="228"/>
      </w:pPr>
      <w:r>
        <w:t xml:space="preserve">Section 4 </w:t>
      </w:r>
      <w:del w:id="122" w:author="Author">
        <w:r w:rsidR="00BE2C0C">
          <w:delText>lays out standard to validate</w:delText>
        </w:r>
      </w:del>
      <w:ins w:id="123" w:author="Author">
        <w:r>
          <w:t>presents standards for validating</w:t>
        </w:r>
      </w:ins>
      <w:r>
        <w:t xml:space="preserve"> variance arithmetic.</w:t>
      </w:r>
    </w:p>
    <w:p w14:paraId="6ADC3C5A" w14:textId="70E7A9B1" w:rsidR="00742148" w:rsidRDefault="00742148" w:rsidP="00B50C18">
      <w:pPr>
        <w:numPr>
          <w:ilvl w:val="0"/>
          <w:numId w:val="1"/>
        </w:numPr>
        <w:ind w:right="221" w:hanging="228"/>
      </w:pPr>
      <w:r>
        <w:t xml:space="preserve">Section 5 illustrates variance arithmetic in </w:t>
      </w:r>
      <w:del w:id="124" w:author="Author">
        <w:r w:rsidR="00BE2C0C">
          <w:delText xml:space="preserve">computing </w:delText>
        </w:r>
      </w:del>
      <w:r>
        <w:t>polynomial</w:t>
      </w:r>
      <w:ins w:id="125" w:author="Author">
        <w:r>
          <w:t xml:space="preserve"> computations</w:t>
        </w:r>
      </w:ins>
      <w:r>
        <w:t xml:space="preserve">, demonstrating </w:t>
      </w:r>
      <w:del w:id="126" w:author="Author">
        <w:r w:rsidR="00BE2C0C">
          <w:delText>the</w:delText>
        </w:r>
      </w:del>
      <w:ins w:id="127" w:author="Author">
        <w:r>
          <w:t>its</w:t>
        </w:r>
      </w:ins>
      <w:r>
        <w:t xml:space="preserve"> capability </w:t>
      </w:r>
      <w:del w:id="128" w:author="Author">
        <w:r w:rsidR="00BE2C0C">
          <w:delText>of variance arithmetic in tracing</w:delText>
        </w:r>
      </w:del>
      <w:ins w:id="129" w:author="Author">
        <w:r>
          <w:t>to trace</w:t>
        </w:r>
      </w:ins>
      <w:r>
        <w:t xml:space="preserve"> floating-point rounding errors and distributional poles.</w:t>
      </w:r>
    </w:p>
    <w:p w14:paraId="1E042EE6" w14:textId="0265EF41" w:rsidR="00742148" w:rsidRDefault="00742148" w:rsidP="00B50C18">
      <w:pPr>
        <w:numPr>
          <w:ilvl w:val="0"/>
          <w:numId w:val="1"/>
        </w:numPr>
        <w:ind w:right="221" w:hanging="228"/>
      </w:pPr>
      <w:r>
        <w:t>Section 6 evaluates variance arithmetic on common mathematical library functions</w:t>
      </w:r>
      <w:del w:id="130" w:author="Author">
        <w:r w:rsidR="00BE2C0C">
          <w:delText>. It also</w:delText>
        </w:r>
      </w:del>
      <w:ins w:id="131" w:author="Author">
        <w:r>
          <w:t xml:space="preserve"> and</w:t>
        </w:r>
      </w:ins>
      <w:r>
        <w:t xml:space="preserve"> shows that the error deviation should be close to 1 except near a distributional pole.</w:t>
      </w:r>
    </w:p>
    <w:p w14:paraId="2187FE1B" w14:textId="241CD0B9" w:rsidR="00742148" w:rsidRDefault="00742148" w:rsidP="00B50C18">
      <w:pPr>
        <w:numPr>
          <w:ilvl w:val="0"/>
          <w:numId w:val="1"/>
        </w:numPr>
        <w:ind w:right="221" w:hanging="228"/>
      </w:pPr>
      <w:r>
        <w:t xml:space="preserve">Section 7 applies variance arithmetic to adjugate </w:t>
      </w:r>
      <w:del w:id="132" w:author="Author">
        <w:r w:rsidR="00BE2C0C">
          <w:delText>matrix</w:delText>
        </w:r>
      </w:del>
      <w:ins w:id="133" w:author="Author">
        <w:r>
          <w:t>matrices</w:t>
        </w:r>
      </w:ins>
      <w:r>
        <w:t xml:space="preserve"> and matrix inversion, showing that </w:t>
      </w:r>
      <w:del w:id="134" w:author="Author">
        <w:r w:rsidR="00BE2C0C">
          <w:delText xml:space="preserve">the </w:delText>
        </w:r>
      </w:del>
      <w:r>
        <w:t xml:space="preserve">uncertainty </w:t>
      </w:r>
      <w:del w:id="135" w:author="Author">
        <w:r w:rsidR="00BE2C0C">
          <w:delText>calculation for a</w:delText>
        </w:r>
      </w:del>
      <w:ins w:id="136" w:author="Author">
        <w:r>
          <w:t>propagation in</w:t>
        </w:r>
      </w:ins>
      <w:r>
        <w:t xml:space="preserve"> linear </w:t>
      </w:r>
      <w:del w:id="137" w:author="Author">
        <w:r w:rsidR="00BE2C0C">
          <w:delText>calculation</w:delText>
        </w:r>
      </w:del>
      <w:ins w:id="138" w:author="Author">
        <w:r>
          <w:t>calculations</w:t>
        </w:r>
      </w:ins>
      <w:r>
        <w:t xml:space="preserve"> is no longer linear</w:t>
      </w:r>
      <w:del w:id="139" w:author="Author">
        <w:r w:rsidR="00BE2C0C">
          <w:delText xml:space="preserve">. It also shows </w:delText>
        </w:r>
      </w:del>
      <w:ins w:id="140" w:author="Author">
        <w:r>
          <w:t xml:space="preserve"> and </w:t>
        </w:r>
      </w:ins>
      <w:r>
        <w:t>that</w:t>
      </w:r>
      <w:ins w:id="141" w:author="Author">
        <w:r>
          <w:t>,</w:t>
        </w:r>
      </w:ins>
      <w:r>
        <w:t xml:space="preserve"> for a reversible transformation</w:t>
      </w:r>
      <w:ins w:id="142" w:author="Author">
        <w:r>
          <w:t>,</w:t>
        </w:r>
      </w:ins>
      <w:r>
        <w:t xml:space="preserve"> the original input uncertainties should be recovered after forward and backward </w:t>
      </w:r>
      <w:del w:id="143" w:author="Author">
        <w:r w:rsidR="00BE2C0C">
          <w:delText>transformation</w:delText>
        </w:r>
      </w:del>
      <w:ins w:id="144" w:author="Author">
        <w:r>
          <w:t>transformations</w:t>
        </w:r>
      </w:ins>
      <w:r>
        <w:t>.</w:t>
      </w:r>
    </w:p>
    <w:p w14:paraId="792C0F66" w14:textId="46CC3359" w:rsidR="00742148" w:rsidRDefault="00742148" w:rsidP="00B50C18">
      <w:pPr>
        <w:numPr>
          <w:ilvl w:val="0"/>
          <w:numId w:val="1"/>
        </w:numPr>
        <w:ind w:right="221" w:hanging="228"/>
      </w:pPr>
      <w:r>
        <w:t>Section 8 examines the impact of numerical library errors and shows that these errors can be significant.</w:t>
      </w:r>
    </w:p>
    <w:p w14:paraId="7CD583FC" w14:textId="1AA90E35" w:rsidR="00F1214F" w:rsidRDefault="00742148">
      <w:pPr>
        <w:numPr>
          <w:ilvl w:val="0"/>
          <w:numId w:val="1"/>
        </w:numPr>
        <w:spacing w:after="427"/>
        <w:ind w:right="221" w:hanging="243"/>
      </w:pPr>
      <w:r>
        <w:t>Section 9 concludes with a summary and discussion.</w:t>
      </w:r>
    </w:p>
    <w:p w14:paraId="2635579B" w14:textId="77777777" w:rsidR="00F1214F" w:rsidRDefault="00BE2C0C">
      <w:pPr>
        <w:pStyle w:val="Heading1"/>
        <w:ind w:left="469" w:hanging="484"/>
      </w:pPr>
      <w:r>
        <w:t>Statistical Taylor Expansion</w:t>
      </w:r>
    </w:p>
    <w:p w14:paraId="676E8EED" w14:textId="77777777" w:rsidR="00F1214F" w:rsidRDefault="00BE2C0C">
      <w:pPr>
        <w:pStyle w:val="Heading2"/>
        <w:ind w:left="598" w:hanging="613"/>
      </w:pPr>
      <w:r>
        <w:t>The Uncorrelated Uncertainty Condition</w:t>
      </w:r>
    </w:p>
    <w:p w14:paraId="176E0E17" w14:textId="7243EF62" w:rsidR="00F1214F" w:rsidRDefault="00BE2C0C">
      <w:pPr>
        <w:spacing w:after="331"/>
        <w:ind w:left="-5" w:right="221"/>
      </w:pPr>
      <w:r>
        <w:t xml:space="preserve">When there is no systematic error [1][2] among </w:t>
      </w:r>
      <w:r w:rsidR="00AC39F7">
        <w:t xml:space="preserve">the </w:t>
      </w:r>
      <w:r>
        <w:t xml:space="preserve">inputs, </w:t>
      </w:r>
      <w:del w:id="145" w:author="Author">
        <w:r>
          <w:delText>the</w:delText>
        </w:r>
      </w:del>
      <w:ins w:id="146" w:author="Author">
        <w:r w:rsidR="00AC39F7">
          <w:t>their</w:t>
        </w:r>
      </w:ins>
      <w:r w:rsidR="00AC39F7">
        <w:t xml:space="preserve"> </w:t>
      </w:r>
      <w:r>
        <w:t xml:space="preserve">uncertainties </w:t>
      </w:r>
      <w:del w:id="147" w:author="Author">
        <w:r>
          <w:delText xml:space="preserve">of the inputs </w:delText>
        </w:r>
      </w:del>
      <w:r>
        <w:t>are uncorrelated</w:t>
      </w:r>
      <w:del w:id="148" w:author="Author">
        <w:r>
          <w:delText xml:space="preserve"> </w:delText>
        </w:r>
        <w:r w:rsidR="00496936">
          <w:delText>to</w:delText>
        </w:r>
        <w:r>
          <w:delText xml:space="preserve"> each other</w:delText>
        </w:r>
      </w:del>
      <w:r w:rsidR="00AC39F7">
        <w:t xml:space="preserve">, </w:t>
      </w:r>
      <w:r>
        <w:t xml:space="preserve">even though there </w:t>
      </w:r>
      <w:del w:id="149" w:author="Author">
        <w:r>
          <w:delText>may</w:delText>
        </w:r>
      </w:del>
      <w:ins w:id="150" w:author="Author">
        <w:r w:rsidR="00AC39F7">
          <w:t>can</w:t>
        </w:r>
      </w:ins>
      <w:r w:rsidR="00AC39F7">
        <w:t xml:space="preserve"> </w:t>
      </w:r>
      <w:r>
        <w:t xml:space="preserve">be significant correlations among the inputs. This condition can be characterized quantitatively in statistics as the </w:t>
      </w:r>
      <w:r>
        <w:rPr>
          <w:i/>
        </w:rPr>
        <w:t xml:space="preserve">uncorrelated uncertainty condition </w:t>
      </w:r>
      <w:r>
        <w:t>[14].</w:t>
      </w:r>
    </w:p>
    <w:p w14:paraId="741F42B9" w14:textId="77777777" w:rsidR="00F1214F" w:rsidRDefault="00BE2C0C">
      <w:pPr>
        <w:pStyle w:val="Heading2"/>
        <w:spacing w:after="70"/>
        <w:ind w:left="598" w:hanging="613"/>
      </w:pPr>
      <w:r>
        <w:t>Distributional Zero and Distributional Pole</w:t>
      </w:r>
    </w:p>
    <w:p w14:paraId="6E4FA026" w14:textId="46347946" w:rsidR="00F1214F" w:rsidRDefault="006625C3" w:rsidP="00522C59">
      <w:r>
        <w:t xml:space="preserve">Let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denote the probability density function of a random variable </w:t>
      </w:r>
      <m:oMath>
        <m:acc>
          <m:accPr>
            <m:chr m:val="̃"/>
            <m:ctrlPr>
              <w:rPr>
                <w:rFonts w:ascii="Cambria Math" w:hAnsi="Cambria Math"/>
                <w:i/>
              </w:rPr>
            </m:ctrlPr>
          </m:accPr>
          <m:e>
            <m:r>
              <w:rPr>
                <w:rFonts w:ascii="Cambria Math" w:hAnsi="Cambria Math"/>
              </w:rPr>
              <m:t>x</m:t>
            </m:r>
          </m:e>
        </m:acc>
      </m:oMath>
      <w:r>
        <w:rPr>
          <w:i/>
        </w:rPr>
        <w:t xml:space="preserve"> </w:t>
      </w:r>
      <w:r>
        <w:t xml:space="preserve">with the distribution mean </w:t>
      </w:r>
      <w:r>
        <w:rPr>
          <w:i/>
        </w:rPr>
        <w:t xml:space="preserve">µ </w:t>
      </w:r>
      <w:r>
        <w:t xml:space="preserve">and distribution deviation </w:t>
      </w:r>
      <w:r>
        <w:rPr>
          <w:i/>
        </w:rPr>
        <w:t>σ</w:t>
      </w:r>
      <w:r>
        <w:t xml:space="preserve">. Let </w:t>
      </w:r>
      <m:oMath>
        <m:acc>
          <m:accPr>
            <m:chr m:val="̃"/>
            <m:ctrlPr>
              <w:rPr>
                <w:rFonts w:ascii="Cambria Math" w:hAnsi="Cambria Math"/>
                <w:i/>
              </w:rPr>
            </m:ctrlPr>
          </m:accPr>
          <m:e>
            <m:r>
              <w:rPr>
                <w:rFonts w:ascii="Cambria Math" w:hAnsi="Cambria Math"/>
              </w:rPr>
              <m:t>y</m:t>
            </m:r>
          </m:e>
        </m:acc>
      </m:oMath>
      <w:r>
        <w:t>=</w:t>
      </w:r>
      <w:r>
        <w:rPr>
          <w:i/>
        </w:rPr>
        <w:t>f</w:t>
      </w:r>
      <w:r>
        <w:t>(</w:t>
      </w:r>
      <m:oMath>
        <m:acc>
          <m:accPr>
            <m:chr m:val="̃"/>
            <m:ctrlPr>
              <w:rPr>
                <w:rFonts w:ascii="Cambria Math" w:hAnsi="Cambria Math"/>
                <w:i/>
              </w:rPr>
            </m:ctrlPr>
          </m:accPr>
          <m:e>
            <m:r>
              <w:rPr>
                <w:rFonts w:ascii="Cambria Math" w:hAnsi="Cambria Math"/>
              </w:rPr>
              <m:t>x</m:t>
            </m:r>
          </m:e>
        </m:acc>
      </m:oMath>
      <w:r>
        <w:t xml:space="preserve">) be a strictly monotonic function, so that its inverse function </w:t>
      </w:r>
      <m:oMath>
        <m:acc>
          <m:accPr>
            <m:chr m:val="̃"/>
            <m:ctrlPr>
              <w:rPr>
                <w:rFonts w:ascii="Cambria Math" w:hAnsi="Cambria Math"/>
                <w:i/>
              </w:rPr>
            </m:ctrlPr>
          </m:accPr>
          <m:e>
            <m:r>
              <w:rPr>
                <w:rFonts w:ascii="Cambria Math" w:hAnsi="Cambria Math"/>
              </w:rPr>
              <m:t>x</m:t>
            </m:r>
          </m:e>
        </m:acc>
      </m:oMath>
      <w:r>
        <w:rPr>
          <w:i/>
        </w:rPr>
        <w:t xml:space="preserve"> </w:t>
      </w:r>
      <w:r>
        <w:t xml:space="preserve">= </w:t>
      </w:r>
      <w:r>
        <w:rPr>
          <w:i/>
        </w:rPr>
        <w:t>f</w:t>
      </w:r>
      <w:r>
        <w:rPr>
          <w:vertAlign w:val="superscript"/>
        </w:rPr>
        <w:t>−1</w:t>
      </w:r>
      <w:r>
        <w:t>(</w:t>
      </w:r>
      <m:oMath>
        <m:acc>
          <m:accPr>
            <m:chr m:val="̃"/>
            <m:ctrlPr>
              <w:rPr>
                <w:rFonts w:ascii="Cambria Math" w:hAnsi="Cambria Math"/>
                <w:i/>
              </w:rPr>
            </m:ctrlPr>
          </m:accPr>
          <m:e>
            <m:r>
              <w:rPr>
                <w:rFonts w:ascii="Cambria Math" w:hAnsi="Cambria Math"/>
              </w:rPr>
              <m:t>y</m:t>
            </m:r>
          </m:e>
        </m:acc>
      </m:oMath>
      <w:r>
        <w:t xml:space="preserve">) exists. Formula (2.1) shows the probability density function of </w:t>
      </w:r>
      <m:oMath>
        <m:acc>
          <m:accPr>
            <m:chr m:val="̃"/>
            <m:ctrlPr>
              <w:rPr>
                <w:rFonts w:ascii="Cambria Math" w:hAnsi="Cambria Math"/>
                <w:i/>
              </w:rPr>
            </m:ctrlPr>
          </m:accPr>
          <m:e>
            <m:r>
              <w:rPr>
                <w:rFonts w:ascii="Cambria Math" w:hAnsi="Cambria Math"/>
              </w:rPr>
              <m:t>y</m:t>
            </m:r>
          </m:e>
        </m:acc>
      </m:oMath>
      <w:r>
        <w:rPr>
          <w:i/>
        </w:rPr>
        <w:t xml:space="preserve"> </w:t>
      </w:r>
      <w:r>
        <w:t xml:space="preserve">[1][4]. In Formula (2.1), the same distribution can be expressed in terms of either </w:t>
      </w:r>
      <m:oMath>
        <m:acc>
          <m:accPr>
            <m:chr m:val="̃"/>
            <m:ctrlPr>
              <w:rPr>
                <w:rFonts w:ascii="Cambria Math" w:hAnsi="Cambria Math"/>
                <w:i/>
              </w:rPr>
            </m:ctrlPr>
          </m:accPr>
          <m:e>
            <m:r>
              <w:rPr>
                <w:rFonts w:ascii="Cambria Math" w:hAnsi="Cambria Math"/>
              </w:rPr>
              <m:t>x</m:t>
            </m:r>
          </m:e>
        </m:acc>
      </m:oMath>
      <w:r>
        <w:rPr>
          <w:i/>
        </w:rPr>
        <w:t xml:space="preserve"> </w:t>
      </w:r>
      <w:r>
        <w:t xml:space="preserve">or </w:t>
      </w:r>
      <m:oMath>
        <m:acc>
          <m:accPr>
            <m:chr m:val="̃"/>
            <m:ctrlPr>
              <w:rPr>
                <w:rFonts w:ascii="Cambria Math" w:hAnsi="Cambria Math"/>
                <w:i/>
              </w:rPr>
            </m:ctrlPr>
          </m:accPr>
          <m:e>
            <m:r>
              <w:rPr>
                <w:rFonts w:ascii="Cambria Math" w:hAnsi="Cambria Math"/>
              </w:rPr>
              <m:t>y</m:t>
            </m:r>
          </m:e>
        </m:acc>
      </m:oMath>
      <w:r>
        <w:t>, which are simply different representations of the same underlying random variable.</w:t>
      </w:r>
    </w:p>
    <w:p w14:paraId="7FBFD633" w14:textId="33437B03" w:rsidR="00F1214F" w:rsidRDefault="00013459" w:rsidP="003F021C">
      <w:pPr>
        <w:pStyle w:val="NoSpacing"/>
      </w:pPr>
      <m:oMath>
        <m:r>
          <w:rPr>
            <w:rFonts w:ascii="Cambria Math" w:hAnsi="Cambria Math"/>
          </w:rPr>
          <m:t>ρ</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e>
        </m:d>
        <m:r>
          <w:rPr>
            <w:rFonts w:ascii="Cambria Math" w:hAnsi="Cambria Math"/>
          </w:rPr>
          <m:t>d</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ρ</m:t>
        </m:r>
        <m:d>
          <m:dPr>
            <m:ctrlPr>
              <w:rPr>
                <w:rFonts w:ascii="Cambria Math" w:hAnsi="Cambria Math"/>
              </w:rPr>
            </m:ctrlPr>
          </m:dPr>
          <m:e>
            <m:sSup>
              <m:sSupPr>
                <m:ctrlPr>
                  <w:rPr>
                    <w:rFonts w:ascii="Cambria Math" w:hAnsi="Cambria Math"/>
                  </w:rPr>
                </m:ctrlPr>
              </m:sSupPr>
              <m:e>
                <m:r>
                  <w:rPr>
                    <w:rFonts w:ascii="Cambria Math" w:hAnsi="Cambria Math"/>
                  </w:rPr>
                  <m:t>f</m:t>
                </m:r>
              </m:e>
              <m:sup>
                <m:r>
                  <m:rPr>
                    <m:sty m:val="p"/>
                  </m:rPr>
                  <w:rPr>
                    <w:rFonts w:ascii="Cambria Math" w:hAnsi="Cambria Math"/>
                  </w:rPr>
                  <m:t>-1</m:t>
                </m:r>
              </m:sup>
            </m:sSup>
            <m:d>
              <m:dPr>
                <m:ctrlPr>
                  <w:rPr>
                    <w:rFonts w:ascii="Cambria Math" w:hAnsi="Cambria Math"/>
                  </w:rPr>
                </m:ctrlPr>
              </m:dPr>
              <m:e>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e>
        </m:d>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num>
          <m:den>
            <m:r>
              <w:rPr>
                <w:rFonts w:ascii="Cambria Math" w:hAnsi="Cambria Math"/>
              </w:rPr>
              <m:t>d</m:t>
            </m:r>
            <m:acc>
              <m:accPr>
                <m:chr m:val="̃"/>
                <m:ctrlPr>
                  <w:rPr>
                    <w:rFonts w:ascii="Cambria Math" w:hAnsi="Cambria Math"/>
                  </w:rPr>
                </m:ctrlPr>
              </m:accPr>
              <m:e>
                <m:r>
                  <w:rPr>
                    <w:rFonts w:ascii="Cambria Math" w:hAnsi="Cambria Math"/>
                  </w:rPr>
                  <m:t>y</m:t>
                </m:r>
              </m:e>
            </m:acc>
          </m:den>
        </m:f>
        <m:r>
          <w:rPr>
            <w:rFonts w:ascii="Cambria Math" w:hAnsi="Cambria Math"/>
          </w:rPr>
          <m:t>d</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ρ</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ub>
            </m:sSub>
          </m:e>
        </m:d>
        <m:r>
          <w:rPr>
            <w:rFonts w:ascii="Cambria Math" w:hAnsi="Cambria Math"/>
          </w:rPr>
          <m:t>d</m:t>
        </m:r>
        <m:acc>
          <m:accPr>
            <m:chr m:val="̃"/>
            <m:ctrlPr>
              <w:rPr>
                <w:rFonts w:ascii="Cambria Math" w:hAnsi="Cambria Math"/>
              </w:rPr>
            </m:ctrlPr>
          </m:accPr>
          <m:e>
            <m:r>
              <w:rPr>
                <w:rFonts w:ascii="Cambria Math" w:hAnsi="Cambria Math"/>
              </w:rPr>
              <m:t>y</m:t>
            </m:r>
          </m:e>
        </m:acc>
      </m:oMath>
      <w:del w:id="151" w:author="Author">
        <w:r>
          <w:delText>;</w:delText>
        </w:r>
      </w:del>
      <w:ins w:id="152" w:author="Author">
        <w:r w:rsidR="004347B3">
          <w:t>.</w:t>
        </w:r>
      </w:ins>
      <w:r>
        <w:tab/>
        <w:t>(2.1)</w:t>
      </w:r>
    </w:p>
    <w:p w14:paraId="0E681AFB" w14:textId="3ED2F808" w:rsidR="00D52910" w:rsidRPr="00941CC3" w:rsidRDefault="00D52910" w:rsidP="00522C59">
      <w:r>
        <w:lastRenderedPageBreak/>
        <w:t xml:space="preserve">Viewed in the </w:t>
      </w:r>
      <w:r>
        <w:rPr>
          <w:i/>
        </w:rPr>
        <w:t>f</w:t>
      </w:r>
      <w:r>
        <w:rPr>
          <w:vertAlign w:val="superscript"/>
        </w:rPr>
        <w:t>−1</w:t>
      </w:r>
      <w:r>
        <w:t>(</w:t>
      </w:r>
      <m:oMath>
        <m:acc>
          <m:accPr>
            <m:chr m:val="̃"/>
            <m:ctrlPr>
              <w:rPr>
                <w:rFonts w:ascii="Cambria Math" w:hAnsi="Cambria Math"/>
                <w:i/>
              </w:rPr>
            </m:ctrlPr>
          </m:accPr>
          <m:e>
            <m:r>
              <w:rPr>
                <w:rFonts w:ascii="Cambria Math" w:hAnsi="Cambria Math"/>
              </w:rPr>
              <m:t>y</m:t>
            </m:r>
          </m:e>
        </m:acc>
      </m:oMath>
      <w:r>
        <w:t>) coordinate</w:t>
      </w:r>
      <w:ins w:id="153" w:author="Author">
        <w:r w:rsidR="004347B3">
          <w:t xml:space="preserve"> system</w:t>
        </w:r>
      </w:ins>
      <w:r>
        <w:t xml:space="preserve">, </w:t>
      </w:r>
      <w:r>
        <w:rPr>
          <w:i/>
        </w:rPr>
        <w:t>ρ</w:t>
      </w:r>
      <w:r>
        <w:t>(</w:t>
      </w:r>
      <m:oMath>
        <m:acc>
          <m:accPr>
            <m:chr m:val="̃"/>
            <m:ctrlPr>
              <w:rPr>
                <w:rFonts w:ascii="Cambria Math" w:hAnsi="Cambria Math"/>
                <w:i/>
              </w:rPr>
            </m:ctrlPr>
          </m:accPr>
          <m:e>
            <m:r>
              <w:rPr>
                <w:rFonts w:ascii="Cambria Math" w:hAnsi="Cambria Math"/>
              </w:rPr>
              <m:t>y</m:t>
            </m:r>
          </m:e>
        </m:acc>
      </m:oMath>
      <w:r>
        <w:rPr>
          <w:i/>
        </w:rPr>
        <w:t>,µ</w:t>
      </w:r>
      <w:r>
        <w:rPr>
          <w:i/>
          <w:vertAlign w:val="subscript"/>
        </w:rPr>
        <w:t>y</w:t>
      </w:r>
      <w:r>
        <w:rPr>
          <w:i/>
        </w:rPr>
        <w:t>,σ</w:t>
      </w:r>
      <w:r>
        <w:rPr>
          <w:i/>
          <w:vertAlign w:val="subscript"/>
        </w:rPr>
        <w:t>y</w:t>
      </w:r>
      <w:r>
        <w:t xml:space="preserve">) is given by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modulated by </w:t>
      </w:r>
      <m:oMath>
        <m:f>
          <m:fPr>
            <m:ctrlPr>
              <w:rPr>
                <w:rFonts w:ascii="Cambria Math" w:hAnsi="Cambria Math"/>
              </w:rPr>
            </m:ctrlPr>
          </m:fPr>
          <m:num>
            <m:r>
              <w:rPr>
                <w:rFonts w:ascii="Cambria Math" w:hAnsi="Cambria Math"/>
              </w:rPr>
              <m:t>d</m:t>
            </m:r>
            <m:acc>
              <m:accPr>
                <m:chr m:val="̃"/>
                <m:ctrlPr>
                  <w:rPr>
                    <w:rFonts w:ascii="Cambria Math" w:hAnsi="Cambria Math"/>
                  </w:rPr>
                </m:ctrlPr>
              </m:accPr>
              <m:e>
                <m:r>
                  <w:rPr>
                    <w:rFonts w:ascii="Cambria Math" w:hAnsi="Cambria Math"/>
                  </w:rPr>
                  <m:t>x</m:t>
                </m:r>
              </m:e>
            </m:acc>
            <m:ctrlPr>
              <w:rPr>
                <w:rFonts w:ascii="Cambria Math" w:hAnsi="Cambria Math"/>
                <w:i/>
              </w:rPr>
            </m:ctrlPr>
          </m:num>
          <m:den>
            <m:r>
              <w:rPr>
                <w:rFonts w:ascii="Cambria Math" w:hAnsi="Cambria Math"/>
              </w:rPr>
              <m:t>d</m:t>
            </m:r>
            <m:acc>
              <m:accPr>
                <m:chr m:val="̃"/>
                <m:ctrlPr>
                  <w:rPr>
                    <w:rFonts w:ascii="Cambria Math" w:hAnsi="Cambria Math"/>
                  </w:rPr>
                </m:ctrlPr>
              </m:accPr>
              <m:e>
                <m:r>
                  <w:rPr>
                    <w:rFonts w:ascii="Cambria Math" w:hAnsi="Cambria Math"/>
                  </w:rPr>
                  <m:t>y</m:t>
                </m:r>
              </m:e>
            </m:acc>
            <m:ctrlPr>
              <w:rPr>
                <w:rFonts w:ascii="Cambria Math" w:hAnsi="Cambria Math"/>
                <w:i/>
              </w:rPr>
            </m:ctrlPr>
          </m:den>
        </m:f>
        <m:r>
          <w:rPr>
            <w:rFonts w:ascii="Cambria Math" w:hAnsi="Cambria Math"/>
          </w:rPr>
          <m:t>=1</m:t>
        </m:r>
        <m:r>
          <m:rPr>
            <m:lit/>
          </m:rPr>
          <w:rPr>
            <w:rFonts w:ascii="Cambria Math" w:hAnsi="Cambria Math"/>
          </w:rPr>
          <m:t>/</m:t>
        </m:r>
        <m:sSubSup>
          <m:sSubSupPr>
            <m:ctrlPr>
              <w:rPr>
                <w:rFonts w:ascii="Cambria Math" w:hAnsi="Cambria Math"/>
                <w:i/>
              </w:rPr>
            </m:ctrlPr>
          </m:sSubSupPr>
          <m:e>
            <m:r>
              <w:rPr>
                <w:rFonts w:ascii="Cambria Math" w:hAnsi="Cambria Math"/>
              </w:rPr>
              <m:t>f</m:t>
            </m:r>
          </m:e>
          <m:sub>
            <m:r>
              <w:rPr>
                <w:rFonts w:ascii="Cambria Math" w:hAnsi="Cambria Math"/>
              </w:rPr>
              <m:t>x</m:t>
            </m:r>
          </m:sub>
          <m:sup>
            <m:d>
              <m:dPr>
                <m:ctrlPr>
                  <w:rPr>
                    <w:rFonts w:ascii="Cambria Math" w:hAnsi="Cambria Math"/>
                    <w:i/>
                  </w:rPr>
                </m:ctrlPr>
              </m:dPr>
              <m:e>
                <m:r>
                  <w:rPr>
                    <w:rFonts w:ascii="Cambria Math" w:hAnsi="Cambria Math"/>
                  </w:rPr>
                  <m:t>1</m:t>
                </m:r>
              </m:e>
            </m:d>
          </m:sup>
        </m:sSubSup>
      </m:oMath>
      <w:r>
        <w:t>, in which</w:t>
      </w:r>
      <w:r>
        <w:rPr>
          <w:noProof/>
        </w:rPr>
        <w:drawing>
          <wp:inline distT="0" distB="0" distL="0" distR="0" wp14:anchorId="176665D8" wp14:editId="4E5DC9FD">
            <wp:extent cx="179832" cy="143256"/>
            <wp:effectExtent l="0" t="0" r="0" b="0"/>
            <wp:docPr id="54408" name="Picture 54408"/>
            <wp:cNvGraphicFramePr/>
            <a:graphic xmlns:a="http://schemas.openxmlformats.org/drawingml/2006/main">
              <a:graphicData uri="http://schemas.openxmlformats.org/drawingml/2006/picture">
                <pic:pic xmlns:pic="http://schemas.openxmlformats.org/drawingml/2006/picture">
                  <pic:nvPicPr>
                    <pic:cNvPr id="54408" name="Picture 54408"/>
                    <pic:cNvPicPr/>
                  </pic:nvPicPr>
                  <pic:blipFill>
                    <a:blip r:embed="rId10"/>
                    <a:stretch>
                      <a:fillRect/>
                    </a:stretch>
                  </pic:blipFill>
                  <pic:spPr>
                    <a:xfrm>
                      <a:off x="0" y="0"/>
                      <a:ext cx="179832" cy="143256"/>
                    </a:xfrm>
                    <a:prstGeom prst="rect">
                      <a:avLst/>
                    </a:prstGeom>
                  </pic:spPr>
                </pic:pic>
              </a:graphicData>
            </a:graphic>
          </wp:inline>
        </w:drawing>
      </w:r>
      <w:r>
        <w:t xml:space="preserve"> is the first derivative of </w:t>
      </w:r>
      <w:r>
        <w:rPr>
          <w:i/>
        </w:rPr>
        <w:t>f</w:t>
      </w:r>
      <w:r>
        <w:t>(</w:t>
      </w:r>
      <w:r>
        <w:rPr>
          <w:i/>
        </w:rPr>
        <w:t>x</w:t>
      </w:r>
      <w:r>
        <w:t xml:space="preserve">) with respect to </w:t>
      </w:r>
      <w:r>
        <w:rPr>
          <w:i/>
        </w:rPr>
        <w:t>x</w:t>
      </w:r>
      <w:r>
        <w:t xml:space="preserve">. A </w:t>
      </w:r>
      <w:r>
        <w:rPr>
          <w:i/>
        </w:rPr>
        <w:t xml:space="preserve">distributional zero </w:t>
      </w:r>
      <w:r>
        <w:t>of the uncertainty distribution occurs when</w:t>
      </w:r>
      <w:r w:rsidR="00A813E5">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x</m:t>
            </m:r>
          </m:sub>
          <m:sup>
            <m:d>
              <m:dPr>
                <m:ctrlPr>
                  <w:rPr>
                    <w:rFonts w:ascii="Cambria Math" w:hAnsi="Cambria Math"/>
                    <w:i/>
                  </w:rPr>
                </m:ctrlPr>
              </m:dPr>
              <m:e>
                <m:r>
                  <w:rPr>
                    <w:rFonts w:ascii="Cambria Math" w:hAnsi="Cambria Math"/>
                  </w:rPr>
                  <m:t>1</m:t>
                </m:r>
              </m:e>
            </m:d>
          </m:sup>
        </m:sSubSup>
        <m:r>
          <w:rPr>
            <w:rFonts w:ascii="Cambria Math" w:hAnsi="Cambria Math"/>
          </w:rPr>
          <m:t>=</m:t>
        </m:r>
        <m:r>
          <m:rPr>
            <m:sty m:val="p"/>
          </m:rPr>
          <w:rPr>
            <w:rFonts w:ascii="Cambria Math" w:hAnsi="Cambria Math"/>
          </w:rPr>
          <m:t>∞→</m:t>
        </m:r>
        <m:r>
          <w:rPr>
            <w:rFonts w:ascii="Cambria Math" w:hAnsi="Cambria Math"/>
          </w:rPr>
          <m:t>ρ</m:t>
        </m:r>
        <m:d>
          <m:dPr>
            <m:ctrlPr>
              <w:rPr>
                <w:rFonts w:ascii="Cambria Math" w:hAnsi="Cambria Math"/>
                <w:i/>
              </w:rPr>
            </m:ctrlPr>
          </m:dPr>
          <m:e>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e>
        </m:d>
        <m:r>
          <w:rPr>
            <w:rFonts w:ascii="Cambria Math" w:hAnsi="Cambria Math"/>
          </w:rPr>
          <m:t>=0</m:t>
        </m:r>
      </m:oMath>
      <w:r>
        <w:t>,</w:t>
      </w:r>
      <w:r w:rsidRPr="00D52910">
        <w:t xml:space="preserve"> </w:t>
      </w:r>
      <w:del w:id="154" w:author="Author">
        <w:r>
          <w:delText>while</w:delText>
        </w:r>
      </w:del>
      <w:ins w:id="155" w:author="Author">
        <w:r w:rsidR="004347B3">
          <w:t>whereas</w:t>
        </w:r>
      </w:ins>
      <w:r w:rsidR="004347B3">
        <w:t xml:space="preserve"> </w:t>
      </w:r>
      <w:r>
        <w:t xml:space="preserve">a </w:t>
      </w:r>
      <w:r>
        <w:rPr>
          <w:i/>
        </w:rPr>
        <w:t xml:space="preserve">distributional pole </w:t>
      </w:r>
      <w:r>
        <w:t>occurs when</w:t>
      </w:r>
      <w:r w:rsidR="001F29B3">
        <w:t xml:space="preserve"> </w:t>
      </w:r>
      <m:oMath>
        <m:sSubSup>
          <m:sSubSupPr>
            <m:ctrlPr>
              <w:rPr>
                <w:rFonts w:ascii="Cambria Math" w:hAnsi="Cambria Math"/>
                <w:i/>
              </w:rPr>
            </m:ctrlPr>
          </m:sSubSupPr>
          <m:e>
            <m:r>
              <w:rPr>
                <w:rFonts w:ascii="Cambria Math" w:hAnsi="Cambria Math"/>
              </w:rPr>
              <m:t>f</m:t>
            </m:r>
          </m:e>
          <m:sub>
            <m:r>
              <w:rPr>
                <w:rFonts w:ascii="Cambria Math" w:hAnsi="Cambria Math"/>
              </w:rPr>
              <m:t>x</m:t>
            </m:r>
          </m:sub>
          <m:sup>
            <m:d>
              <m:dPr>
                <m:ctrlPr>
                  <w:rPr>
                    <w:rFonts w:ascii="Cambria Math" w:hAnsi="Cambria Math"/>
                    <w:i/>
                  </w:rPr>
                </m:ctrlPr>
              </m:dPr>
              <m:e>
                <m:r>
                  <w:rPr>
                    <w:rFonts w:ascii="Cambria Math" w:hAnsi="Cambria Math"/>
                  </w:rPr>
                  <m:t>1</m:t>
                </m:r>
              </m:e>
            </m:d>
          </m:sup>
        </m:sSubSup>
        <m:r>
          <w:rPr>
            <w:rFonts w:ascii="Cambria Math" w:hAnsi="Cambria Math"/>
          </w:rPr>
          <m:t>=0</m:t>
        </m:r>
        <m:r>
          <m:rPr>
            <m:sty m:val="p"/>
          </m:rPr>
          <w:rPr>
            <w:rFonts w:ascii="Cambria Math" w:hAnsi="Cambria Math"/>
          </w:rPr>
          <m:t>→</m:t>
        </m:r>
        <m:r>
          <w:rPr>
            <w:rFonts w:ascii="Cambria Math" w:hAnsi="Cambria Math"/>
          </w:rPr>
          <m:t>ρ</m:t>
        </m:r>
        <m:d>
          <m:dPr>
            <m:ctrlPr>
              <w:rPr>
                <w:rFonts w:ascii="Cambria Math" w:hAnsi="Cambria Math"/>
                <w:i/>
              </w:rPr>
            </m:ctrlPr>
          </m:dPr>
          <m:e>
            <m:acc>
              <m:accPr>
                <m:chr m:val="̃"/>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y</m:t>
                </m:r>
              </m:sub>
            </m:sSub>
          </m:e>
        </m:d>
        <m:r>
          <w:rPr>
            <w:rFonts w:ascii="Cambria Math" w:hAnsi="Cambria Math"/>
          </w:rPr>
          <m:t>= 0</m:t>
        </m:r>
      </m:oMath>
      <w:r>
        <w:t xml:space="preserve">. Zeros and poles provide the strongest local modulation to </w:t>
      </w:r>
      <w:r>
        <w:rPr>
          <w:i/>
        </w:rPr>
        <w:t>ρ</w:t>
      </w:r>
      <w:r>
        <w:t>(</w:t>
      </w:r>
      <m:oMath>
        <m:acc>
          <m:accPr>
            <m:chr m:val="̃"/>
            <m:ctrlPr>
              <w:rPr>
                <w:rFonts w:ascii="Cambria Math" w:hAnsi="Cambria Math"/>
                <w:i/>
              </w:rPr>
            </m:ctrlPr>
          </m:accPr>
          <m:e>
            <m:r>
              <w:rPr>
                <w:rFonts w:ascii="Cambria Math" w:hAnsi="Cambria Math"/>
              </w:rPr>
              <m:t>x</m:t>
            </m:r>
          </m:e>
        </m:acc>
      </m:oMath>
      <w:r>
        <w:rPr>
          <w:i/>
        </w:rPr>
        <w:t>,µ,σ</w:t>
      </w:r>
      <w:r>
        <w:t>):</w:t>
      </w:r>
    </w:p>
    <w:p w14:paraId="6F7246F5" w14:textId="3E8231DC" w:rsidR="00F1214F" w:rsidRDefault="00BE2C0C" w:rsidP="00D52910">
      <w:pPr>
        <w:pStyle w:val="ListParagraph"/>
      </w:pPr>
      <w:r>
        <w:t>Figure 1 shows the probability density function for (</w:t>
      </w:r>
      <w:r>
        <w:rPr>
          <w:i/>
        </w:rPr>
        <w:t xml:space="preserve">x </w:t>
      </w:r>
      <w:r>
        <w:t>± 1)</w:t>
      </w:r>
      <w:r>
        <w:rPr>
          <w:vertAlign w:val="superscript"/>
        </w:rPr>
        <w:t>2</w:t>
      </w:r>
      <w:r>
        <w:t>. The distribution (0±1)</w:t>
      </w:r>
      <w:r>
        <w:rPr>
          <w:vertAlign w:val="superscript"/>
        </w:rPr>
        <w:t xml:space="preserve">2 </w:t>
      </w:r>
      <w:r>
        <w:t xml:space="preserve">corresponds to the </w:t>
      </w:r>
      <w:r>
        <w:rPr>
          <w:i/>
        </w:rPr>
        <w:t>χ</w:t>
      </w:r>
      <w:r>
        <w:rPr>
          <w:vertAlign w:val="superscript"/>
        </w:rPr>
        <w:t xml:space="preserve">2 </w:t>
      </w:r>
      <w:r>
        <w:t xml:space="preserve">distribution [1]. At the distributional pole </w:t>
      </w:r>
      <w:r>
        <w:rPr>
          <w:i/>
        </w:rPr>
        <w:t xml:space="preserve">x </w:t>
      </w:r>
      <w:r>
        <w:t>= 0,</w:t>
      </w:r>
      <w:r w:rsidR="007B4C57">
        <w:t xml:space="preserve"> </w:t>
      </w:r>
      <w:r>
        <w:t xml:space="preserve">the probability density function resembles a </w:t>
      </w:r>
      <w:del w:id="156" w:author="Author">
        <w:r>
          <w:delText>Delta</w:delText>
        </w:r>
      </w:del>
      <w:ins w:id="157" w:author="Author">
        <w:r w:rsidR="004347B3">
          <w:t>d</w:t>
        </w:r>
        <w:r>
          <w:t>elta</w:t>
        </w:r>
      </w:ins>
      <w:r>
        <w:t xml:space="preserve"> distribution.</w:t>
      </w:r>
    </w:p>
    <w:p w14:paraId="24C0FD9A" w14:textId="271DE71B" w:rsidR="007B4C57" w:rsidRDefault="007B4C57" w:rsidP="00D52910">
      <w:pPr>
        <w:pStyle w:val="ListParagraph"/>
      </w:pPr>
      <w:r>
        <w:t xml:space="preserve">Figure 2 illustrates the probability density function for </w:t>
      </w:r>
      <m:oMath>
        <m:rad>
          <m:radPr>
            <m:degHide m:val="1"/>
            <m:ctrlPr>
              <w:rPr>
                <w:rFonts w:ascii="Cambria Math" w:hAnsi="Cambria Math"/>
                <w:i/>
              </w:rPr>
            </m:ctrlPr>
          </m:radPr>
          <m:deg/>
          <m:e>
            <m:r>
              <w:rPr>
                <w:rFonts w:ascii="Cambria Math" w:hAnsi="Cambria Math"/>
              </w:rPr>
              <m:t>x+1</m:t>
            </m:r>
          </m:e>
        </m:rad>
      </m:oMath>
      <w:r>
        <w:t xml:space="preserve">. At the distributional zero </w:t>
      </w:r>
      <w:r>
        <w:rPr>
          <w:i/>
        </w:rPr>
        <w:t xml:space="preserve">x </w:t>
      </w:r>
      <w:r>
        <w:t>= 0, the probability density function is zero.</w:t>
      </w:r>
    </w:p>
    <w:p w14:paraId="30B4E63D" w14:textId="23BF8E6E" w:rsidR="00F1214F" w:rsidRDefault="00BE2C0C" w:rsidP="00522C59">
      <w:r>
        <w:t xml:space="preserve">In both </w:t>
      </w:r>
      <w:del w:id="158" w:author="Author">
        <w:r>
          <w:delText>Figure</w:delText>
        </w:r>
      </w:del>
      <w:ins w:id="159" w:author="Author">
        <w:r>
          <w:t>Figure</w:t>
        </w:r>
        <w:r w:rsidR="004347B3">
          <w:t>s</w:t>
        </w:r>
      </w:ins>
      <w:r>
        <w:t xml:space="preserve"> 1 and 2, </w:t>
      </w:r>
      <w:r>
        <w:rPr>
          <w:i/>
        </w:rPr>
        <w:t>ρ</w:t>
      </w:r>
      <w:r>
        <w:t>(</w:t>
      </w:r>
      <m:oMath>
        <m:acc>
          <m:accPr>
            <m:chr m:val="̃"/>
            <m:ctrlPr>
              <w:rPr>
                <w:rFonts w:ascii="Cambria Math" w:hAnsi="Cambria Math"/>
                <w:i/>
              </w:rPr>
            </m:ctrlPr>
          </m:accPr>
          <m:e>
            <m:r>
              <w:rPr>
                <w:rFonts w:ascii="Cambria Math" w:hAnsi="Cambria Math"/>
              </w:rPr>
              <m:t>y</m:t>
            </m:r>
          </m:e>
        </m:acc>
      </m:oMath>
      <w:r>
        <w:rPr>
          <w:i/>
        </w:rPr>
        <w:t>,µ</w:t>
      </w:r>
      <w:r>
        <w:rPr>
          <w:i/>
          <w:vertAlign w:val="subscript"/>
        </w:rPr>
        <w:t>y</w:t>
      </w:r>
      <w:r>
        <w:rPr>
          <w:i/>
        </w:rPr>
        <w:t>,σ</w:t>
      </w:r>
      <w:r>
        <w:rPr>
          <w:i/>
          <w:vertAlign w:val="subscript"/>
        </w:rPr>
        <w:t>y</w:t>
      </w:r>
      <w:r>
        <w:t xml:space="preserve">) closely representation resembles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when the mode of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lies sufficiently far away from either a distributional pole or a distributional zero, thereby allowing for a generic characterization of the output </w:t>
      </w:r>
      <w:r>
        <w:rPr>
          <w:i/>
        </w:rPr>
        <w:t>f</w:t>
      </w:r>
      <w:r>
        <w:t>(</w:t>
      </w:r>
      <w:r>
        <w:rPr>
          <w:i/>
        </w:rPr>
        <w:t>x</w:t>
      </w:r>
      <w:r>
        <w:t>)</w:t>
      </w:r>
      <w:r w:rsidR="007B4C57">
        <w:t xml:space="preserve"> using</w:t>
      </w:r>
      <w:r w:rsidR="00392814">
        <w:t xml:space="preserve"> </w:t>
      </w:r>
      <w:r w:rsidR="0083280A">
        <w:t xml:space="preserve">the </w:t>
      </w:r>
      <w:r w:rsidR="00392814">
        <w:t>mean</w:t>
      </w:r>
      <w:r w:rsidR="007B4C57">
        <w:t xml:space="preserve"> </w:t>
      </w:r>
      <m:oMath>
        <m:bar>
          <m:barPr>
            <m:pos m:val="top"/>
            <m:ctrlPr>
              <w:rPr>
                <w:rFonts w:ascii="Cambria Math" w:hAnsi="Cambria Math"/>
              </w:rPr>
            </m:ctrlPr>
          </m:barPr>
          <m:e>
            <m:r>
              <w:rPr>
                <w:rFonts w:ascii="Cambria Math" w:hAnsi="Cambria Math"/>
              </w:rPr>
              <m:t>f</m:t>
            </m:r>
            <m:d>
              <m:dPr>
                <m:ctrlPr>
                  <w:rPr>
                    <w:rFonts w:ascii="Cambria Math" w:hAnsi="Cambria Math"/>
                    <w:i/>
                  </w:rPr>
                </m:ctrlPr>
              </m:dPr>
              <m:e>
                <m:r>
                  <w:rPr>
                    <w:rFonts w:ascii="Cambria Math" w:hAnsi="Cambria Math"/>
                  </w:rPr>
                  <m:t>x</m:t>
                </m:r>
              </m:e>
            </m:d>
          </m:e>
        </m:bar>
      </m:oMath>
      <w:r w:rsidR="00392814">
        <w:t xml:space="preserve"> and </w:t>
      </w:r>
      <w:r w:rsidR="0083280A">
        <w:t xml:space="preserve">the </w:t>
      </w:r>
      <w:r w:rsidR="00392814">
        <w:t xml:space="preserve">deviation </w:t>
      </w:r>
      <m:oMath>
        <m:r>
          <w:rPr>
            <w:rFonts w:ascii="Cambria Math" w:hAnsi="Cambria Math"/>
          </w:rPr>
          <m:t>δf</m:t>
        </m:r>
        <m:r>
          <w:rPr>
            <w:rFonts w:ascii="Cambria Math" w:hAnsi="Cambria Math"/>
          </w:rPr>
          <m:t>(</m:t>
        </m:r>
        <m:r>
          <w:rPr>
            <w:rFonts w:ascii="Cambria Math" w:hAnsi="Cambria Math"/>
          </w:rPr>
          <m:t>x</m:t>
        </m:r>
        <m:r>
          <w:rPr>
            <w:rFonts w:ascii="Cambria Math" w:hAnsi="Cambria Math"/>
          </w:rPr>
          <m:t>)</m:t>
        </m:r>
      </m:oMath>
      <w:r w:rsidR="00392814">
        <w:t xml:space="preserve"> only.</w:t>
      </w:r>
    </w:p>
    <w:p w14:paraId="744E0FFD" w14:textId="77777777" w:rsidR="00392814" w:rsidRDefault="00392814" w:rsidP="00392814">
      <w:pPr>
        <w:spacing w:after="16"/>
        <w:ind w:left="-5" w:right="221"/>
      </w:pPr>
    </w:p>
    <w:p w14:paraId="2F2D2D56" w14:textId="1A177C94" w:rsidR="00392814" w:rsidRDefault="00392814" w:rsidP="00392814">
      <w:pPr>
        <w:spacing w:after="16"/>
        <w:ind w:left="-5" w:right="221"/>
        <w:jc w:val="center"/>
      </w:pPr>
      <w:r>
        <w:rPr>
          <w:noProof/>
        </w:rPr>
        <w:drawing>
          <wp:inline distT="0" distB="0" distL="0" distR="0" wp14:anchorId="1212F796" wp14:editId="260D34D4">
            <wp:extent cx="2977320" cy="2457450"/>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1"/>
                    <a:stretch>
                      <a:fillRect/>
                    </a:stretch>
                  </pic:blipFill>
                  <pic:spPr>
                    <a:xfrm>
                      <a:off x="0" y="0"/>
                      <a:ext cx="2982246" cy="2461516"/>
                    </a:xfrm>
                    <a:prstGeom prst="rect">
                      <a:avLst/>
                    </a:prstGeom>
                  </pic:spPr>
                </pic:pic>
              </a:graphicData>
            </a:graphic>
          </wp:inline>
        </w:drawing>
      </w:r>
    </w:p>
    <w:p w14:paraId="38BC6842" w14:textId="4A04AE9A" w:rsidR="00392814" w:rsidRDefault="00392814" w:rsidP="00392814">
      <w:pPr>
        <w:pStyle w:val="NoSpacing"/>
      </w:pPr>
      <w:r>
        <w:t xml:space="preserve">Figure 1: Probability density function of </w:t>
      </w:r>
      <m:oMath>
        <m:acc>
          <m:accPr>
            <m:chr m:val="̃"/>
            <m:ctrlPr>
              <w:rPr>
                <w:rFonts w:ascii="Cambria Math" w:hAnsi="Cambria Math"/>
                <w:i/>
              </w:rPr>
            </m:ctrlPr>
          </m:accPr>
          <m:e>
            <m:r>
              <w:rPr>
                <w:rFonts w:ascii="Cambria Math" w:hAnsi="Cambria Math"/>
              </w:rPr>
              <m:t>y</m:t>
            </m:r>
          </m:e>
        </m:acc>
      </m:oMath>
      <w:r>
        <w:rPr>
          <w:i/>
        </w:rPr>
        <w:t xml:space="preserve"> </w:t>
      </w:r>
      <w:r>
        <w:t xml:space="preserve">= </w:t>
      </w:r>
      <m:oMath>
        <m:acc>
          <m:accPr>
            <m:chr m:val="̃"/>
            <m:ctrlPr>
              <w:rPr>
                <w:rFonts w:ascii="Cambria Math" w:hAnsi="Cambria Math"/>
                <w:i/>
              </w:rPr>
            </m:ctrlPr>
          </m:accPr>
          <m:e>
            <m:r>
              <w:rPr>
                <w:rFonts w:ascii="Cambria Math" w:hAnsi="Cambria Math"/>
              </w:rPr>
              <m:t>x</m:t>
            </m:r>
          </m:e>
        </m:acc>
      </m:oMath>
      <w:r>
        <w:rPr>
          <w:vertAlign w:val="superscript"/>
        </w:rPr>
        <w:t>2</w:t>
      </w:r>
      <w:r>
        <w:t xml:space="preserve">, for various values of </w:t>
      </w:r>
      <w:r>
        <w:rPr>
          <w:i/>
        </w:rPr>
        <w:t xml:space="preserve">µ </w:t>
      </w:r>
      <w:r>
        <w:t xml:space="preserve">as indicated in the legend. The variable </w:t>
      </w:r>
      <m:oMath>
        <m:acc>
          <m:accPr>
            <m:chr m:val="̃"/>
            <m:ctrlPr>
              <w:rPr>
                <w:rFonts w:ascii="Cambria Math" w:hAnsi="Cambria Math"/>
                <w:i/>
              </w:rPr>
            </m:ctrlPr>
          </m:accPr>
          <m:e>
            <m:r>
              <w:rPr>
                <w:rFonts w:ascii="Cambria Math" w:hAnsi="Cambria Math"/>
              </w:rPr>
              <m:t>x</m:t>
            </m:r>
          </m:e>
        </m:acc>
      </m:oMath>
      <w:r>
        <w:rPr>
          <w:i/>
        </w:rPr>
        <w:t xml:space="preserve"> </w:t>
      </w:r>
      <w:r>
        <w:t>follows a Gaussian distribution with</w:t>
      </w:r>
      <w:r w:rsidR="00D52910">
        <w:t xml:space="preserve"> mean </w:t>
      </w:r>
      <w:r w:rsidR="00D52910">
        <w:rPr>
          <w:i/>
        </w:rPr>
        <w:t xml:space="preserve">µ </w:t>
      </w:r>
      <w:r w:rsidR="00D52910">
        <w:t xml:space="preserve">and deviation 1. The horizontal axis is scaled as </w:t>
      </w:r>
      <m:oMath>
        <m:rad>
          <m:radPr>
            <m:degHide m:val="1"/>
            <m:ctrlPr>
              <w:rPr>
                <w:rFonts w:ascii="Cambria Math" w:hAnsi="Cambria Math"/>
                <w:i/>
              </w:rPr>
            </m:ctrlPr>
          </m:radPr>
          <m:deg/>
          <m:e>
            <m:acc>
              <m:accPr>
                <m:chr m:val="̃"/>
                <m:ctrlPr>
                  <w:rPr>
                    <w:rFonts w:ascii="Cambria Math" w:hAnsi="Cambria Math"/>
                    <w:i/>
                  </w:rPr>
                </m:ctrlPr>
              </m:accPr>
              <m:e>
                <m:r>
                  <w:rPr>
                    <w:rFonts w:ascii="Cambria Math" w:hAnsi="Cambria Math"/>
                  </w:rPr>
                  <m:t>y</m:t>
                </m:r>
              </m:e>
            </m:acc>
          </m:e>
        </m:rad>
      </m:oMath>
      <w:r w:rsidR="00D52910">
        <w:t>.</w:t>
      </w:r>
    </w:p>
    <w:p w14:paraId="64DD3A90" w14:textId="77777777" w:rsidR="00D52910" w:rsidRDefault="00D52910" w:rsidP="00392814">
      <w:pPr>
        <w:pStyle w:val="NoSpacing"/>
      </w:pPr>
    </w:p>
    <w:p w14:paraId="632193A7" w14:textId="62E67952" w:rsidR="00D52910" w:rsidRDefault="00D52910" w:rsidP="00D52910">
      <w:pPr>
        <w:pStyle w:val="NoSpacing"/>
        <w:jc w:val="center"/>
      </w:pPr>
      <w:r>
        <w:rPr>
          <w:noProof/>
        </w:rPr>
        <w:lastRenderedPageBreak/>
        <w:drawing>
          <wp:inline distT="0" distB="0" distL="0" distR="0" wp14:anchorId="3EC91F26" wp14:editId="65528CAB">
            <wp:extent cx="3054350" cy="2531975"/>
            <wp:effectExtent l="0" t="0" r="0" b="1905"/>
            <wp:docPr id="102607450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74503" name="Picture 1026074503"/>
                    <pic:cNvPicPr/>
                  </pic:nvPicPr>
                  <pic:blipFill>
                    <a:blip r:embed="rId12">
                      <a:extLst>
                        <a:ext uri="{28A0092B-C50C-407E-A947-70E740481C1C}">
                          <a14:useLocalDpi xmlns:a14="http://schemas.microsoft.com/office/drawing/2010/main" val="0"/>
                        </a:ext>
                      </a:extLst>
                    </a:blip>
                    <a:stretch>
                      <a:fillRect/>
                    </a:stretch>
                  </pic:blipFill>
                  <pic:spPr>
                    <a:xfrm>
                      <a:off x="0" y="0"/>
                      <a:ext cx="3083851" cy="2556430"/>
                    </a:xfrm>
                    <a:prstGeom prst="rect">
                      <a:avLst/>
                    </a:prstGeom>
                  </pic:spPr>
                </pic:pic>
              </a:graphicData>
            </a:graphic>
          </wp:inline>
        </w:drawing>
      </w:r>
    </w:p>
    <w:p w14:paraId="7F59F20D" w14:textId="5CA8D25E" w:rsidR="006625C3" w:rsidRDefault="006625C3" w:rsidP="006625C3">
      <w:pPr>
        <w:pStyle w:val="NoSpacing"/>
      </w:pPr>
      <w:r>
        <w:t xml:space="preserve">Figure 2: Probability density function for </w:t>
      </w:r>
      <m:oMath>
        <m:acc>
          <m:accPr>
            <m:chr m:val="̃"/>
            <m:ctrlPr>
              <w:rPr>
                <w:rFonts w:ascii="Cambria Math" w:hAnsi="Cambria Math"/>
                <w:i/>
              </w:rPr>
            </m:ctrlPr>
          </m:accPr>
          <m:e>
            <m:r>
              <w:rPr>
                <w:rFonts w:ascii="Cambria Math" w:hAnsi="Cambria Math"/>
              </w:rPr>
              <m:t>y</m:t>
            </m:r>
          </m:e>
        </m:acc>
      </m:oMath>
      <w:r>
        <w:rPr>
          <w:i/>
        </w:rPr>
        <w:t xml:space="preserve"> </w:t>
      </w:r>
      <w:r>
        <w:t xml:space="preserve">= </w:t>
      </w:r>
      <m:oMath>
        <m:rad>
          <m:radPr>
            <m:degHide m:val="1"/>
            <m:ctrlPr>
              <w:rPr>
                <w:rFonts w:ascii="Cambria Math" w:hAnsi="Cambria Math"/>
                <w:i/>
              </w:rPr>
            </m:ctrlPr>
          </m:radPr>
          <m:deg/>
          <m:e>
            <m:acc>
              <m:accPr>
                <m:chr m:val="̃"/>
                <m:ctrlPr>
                  <w:rPr>
                    <w:rFonts w:ascii="Cambria Math" w:hAnsi="Cambria Math"/>
                    <w:i/>
                  </w:rPr>
                </m:ctrlPr>
              </m:accPr>
              <m:e>
                <m:r>
                  <w:rPr>
                    <w:rFonts w:ascii="Cambria Math" w:hAnsi="Cambria Math"/>
                  </w:rPr>
                  <m:t>x</m:t>
                </m:r>
              </m:e>
            </m:acc>
          </m:e>
        </m:rad>
      </m:oMath>
      <w:r>
        <w:t xml:space="preserve">, various values of </w:t>
      </w:r>
      <w:r>
        <w:rPr>
          <w:i/>
        </w:rPr>
        <w:t xml:space="preserve">µ </w:t>
      </w:r>
      <w:r>
        <w:t xml:space="preserve">as indicated in the legend. The variable </w:t>
      </w:r>
      <m:oMath>
        <m:acc>
          <m:accPr>
            <m:chr m:val="̃"/>
            <m:ctrlPr>
              <w:rPr>
                <w:rFonts w:ascii="Cambria Math" w:hAnsi="Cambria Math"/>
                <w:i/>
              </w:rPr>
            </m:ctrlPr>
          </m:accPr>
          <m:e>
            <m:r>
              <w:rPr>
                <w:rFonts w:ascii="Cambria Math" w:hAnsi="Cambria Math"/>
              </w:rPr>
              <m:t>x</m:t>
            </m:r>
          </m:e>
        </m:acc>
      </m:oMath>
      <w:r>
        <w:rPr>
          <w:i/>
        </w:rPr>
        <w:t xml:space="preserve"> </w:t>
      </w:r>
      <w:r>
        <w:t xml:space="preserve">follows a Gaussian distribution with the distributional mean </w:t>
      </w:r>
      <w:r>
        <w:rPr>
          <w:i/>
        </w:rPr>
        <w:t xml:space="preserve">µ </w:t>
      </w:r>
      <w:r>
        <w:t xml:space="preserve">and deviation 1. The horizontal axis is scaled as </w:t>
      </w:r>
      <m:oMath>
        <m:acc>
          <m:accPr>
            <m:chr m:val="̃"/>
            <m:ctrlPr>
              <w:rPr>
                <w:rFonts w:ascii="Cambria Math" w:hAnsi="Cambria Math"/>
                <w:i/>
              </w:rPr>
            </m:ctrlPr>
          </m:accPr>
          <m:e>
            <m:r>
              <w:rPr>
                <w:rFonts w:ascii="Cambria Math" w:hAnsi="Cambria Math"/>
              </w:rPr>
              <m:t>y</m:t>
            </m:r>
          </m:e>
        </m:acc>
      </m:oMath>
      <w:r>
        <w:rPr>
          <w:vertAlign w:val="superscript"/>
        </w:rPr>
        <w:t>2</w:t>
      </w:r>
      <w:r>
        <w:t>.</w:t>
      </w:r>
    </w:p>
    <w:p w14:paraId="3E4F874C" w14:textId="77777777" w:rsidR="00D52910" w:rsidRPr="006625C3" w:rsidRDefault="00D52910" w:rsidP="006625C3">
      <w:pPr>
        <w:pStyle w:val="NoSpacing"/>
      </w:pPr>
    </w:p>
    <w:p w14:paraId="0B3EA220" w14:textId="2AEB5ECE" w:rsidR="00392814" w:rsidRDefault="00392814" w:rsidP="00392814">
      <w:pPr>
        <w:spacing w:after="16"/>
        <w:ind w:left="-5" w:right="221"/>
      </w:pPr>
    </w:p>
    <w:p w14:paraId="65E761D4" w14:textId="77777777" w:rsidR="00D52910" w:rsidRDefault="00D52910" w:rsidP="00392814">
      <w:pPr>
        <w:spacing w:after="16"/>
        <w:ind w:left="-5" w:right="221"/>
      </w:pPr>
    </w:p>
    <w:p w14:paraId="530FF954" w14:textId="77777777" w:rsidR="00D52910" w:rsidRDefault="00D52910" w:rsidP="00392814">
      <w:pPr>
        <w:spacing w:after="16"/>
        <w:ind w:left="-5" w:right="221"/>
      </w:pPr>
    </w:p>
    <w:p w14:paraId="01C537D7" w14:textId="77777777" w:rsidR="00D52910" w:rsidRDefault="00D52910" w:rsidP="00392814">
      <w:pPr>
        <w:spacing w:after="16"/>
        <w:ind w:left="-5" w:right="221"/>
      </w:pPr>
    </w:p>
    <w:p w14:paraId="77E7D94E" w14:textId="77777777" w:rsidR="00392814" w:rsidRDefault="00392814" w:rsidP="00392814">
      <w:pPr>
        <w:spacing w:after="16"/>
        <w:ind w:left="-5" w:right="221"/>
      </w:pPr>
    </w:p>
    <w:p w14:paraId="16FD0292" w14:textId="77777777" w:rsidR="00F1214F" w:rsidRDefault="00BE2C0C">
      <w:pPr>
        <w:pStyle w:val="Heading2"/>
        <w:ind w:left="598" w:hanging="613"/>
      </w:pPr>
      <w:r>
        <w:t>Statistical Taylor Expansion</w:t>
      </w:r>
    </w:p>
    <w:p w14:paraId="03584B99" w14:textId="751350E7" w:rsidR="00F1214F" w:rsidRDefault="00BE2C0C" w:rsidP="00522C59">
      <w:r>
        <w:t xml:space="preserve">Define </w:t>
      </w:r>
      <m:oMath>
        <m:acc>
          <m:accPr>
            <m:chr m:val="̃"/>
            <m:ctrlPr>
              <w:rPr>
                <w:rFonts w:ascii="Cambria Math" w:hAnsi="Cambria Math"/>
                <w:i/>
              </w:rPr>
            </m:ctrlPr>
          </m:accPr>
          <m:e>
            <m:r>
              <w:rPr>
                <w:rFonts w:ascii="Cambria Math" w:hAnsi="Cambria Math"/>
              </w:rPr>
              <m:t>z</m:t>
            </m:r>
          </m:e>
        </m:acc>
      </m:oMath>
      <w:r>
        <w:rPr>
          <w:i/>
        </w:rPr>
        <w:t xml:space="preserve"> </w:t>
      </w:r>
      <w:r>
        <w:t>≡ (</w:t>
      </w:r>
      <m:oMath>
        <m:acc>
          <m:accPr>
            <m:chr m:val="̃"/>
            <m:ctrlPr>
              <w:rPr>
                <w:rFonts w:ascii="Cambria Math" w:hAnsi="Cambria Math"/>
                <w:i/>
              </w:rPr>
            </m:ctrlPr>
          </m:accPr>
          <m:e>
            <m:r>
              <w:rPr>
                <w:rFonts w:ascii="Cambria Math" w:hAnsi="Cambria Math"/>
              </w:rPr>
              <m:t>x</m:t>
            </m:r>
          </m:e>
        </m:acc>
      </m:oMath>
      <w:r>
        <w:t>−</w:t>
      </w:r>
      <w:r>
        <w:rPr>
          <w:i/>
        </w:rPr>
        <w:t>µ</w:t>
      </w:r>
      <w:r>
        <w:t>)</w:t>
      </w:r>
      <w:r>
        <w:rPr>
          <w:i/>
        </w:rPr>
        <w:t xml:space="preserve">/σ </w:t>
      </w:r>
      <w:r>
        <w:t xml:space="preserve">and let </w:t>
      </w:r>
      <w:r>
        <w:rPr>
          <w:i/>
        </w:rPr>
        <w:t>ρ</w:t>
      </w:r>
      <w:r>
        <w:t>(</w:t>
      </w:r>
      <m:oMath>
        <m:acc>
          <m:accPr>
            <m:chr m:val="̃"/>
            <m:ctrlPr>
              <w:rPr>
                <w:rFonts w:ascii="Cambria Math" w:hAnsi="Cambria Math"/>
                <w:i/>
              </w:rPr>
            </m:ctrlPr>
          </m:accPr>
          <m:e>
            <m:r>
              <w:rPr>
                <w:rFonts w:ascii="Cambria Math" w:hAnsi="Cambria Math"/>
              </w:rPr>
              <m:t>z</m:t>
            </m:r>
          </m:e>
        </m:acc>
      </m:oMath>
      <w:r>
        <w:t xml:space="preserve">) be the normalized form of </w:t>
      </w:r>
      <w:r>
        <w:rPr>
          <w:i/>
        </w:rPr>
        <w:t>ρ</w:t>
      </w:r>
      <w:r>
        <w:t>(</w:t>
      </w:r>
      <m:oMath>
        <m:acc>
          <m:accPr>
            <m:chr m:val="̃"/>
            <m:ctrlPr>
              <w:rPr>
                <w:rFonts w:ascii="Cambria Math" w:hAnsi="Cambria Math"/>
                <w:i/>
              </w:rPr>
            </m:ctrlPr>
          </m:accPr>
          <m:e>
            <m:r>
              <w:rPr>
                <w:rFonts w:ascii="Cambria Math" w:hAnsi="Cambria Math"/>
              </w:rPr>
              <m:t>x</m:t>
            </m:r>
          </m:e>
        </m:acc>
      </m:oMath>
      <w:r>
        <w:rPr>
          <w:i/>
        </w:rPr>
        <w:t>,µ,σ</w:t>
      </w:r>
      <w:r>
        <w:t xml:space="preserve">) such that </w:t>
      </w:r>
      <m:oMath>
        <m:acc>
          <m:accPr>
            <m:chr m:val="̃"/>
            <m:ctrlPr>
              <w:rPr>
                <w:rFonts w:ascii="Cambria Math" w:hAnsi="Cambria Math"/>
                <w:i/>
              </w:rPr>
            </m:ctrlPr>
          </m:accPr>
          <m:e>
            <m:r>
              <w:rPr>
                <w:rFonts w:ascii="Cambria Math" w:hAnsi="Cambria Math"/>
              </w:rPr>
              <m:t>z</m:t>
            </m:r>
          </m:e>
        </m:acc>
      </m:oMath>
      <w:r w:rsidR="009C1D71">
        <w:rPr>
          <w:i/>
        </w:rPr>
        <w:t xml:space="preserve"> </w:t>
      </w:r>
      <w:r>
        <w:rPr>
          <w:i/>
        </w:rPr>
        <w:t xml:space="preserve"> </w:t>
      </w:r>
      <w:r>
        <w:t>has distribution mean 0 and distribution deviation 1.</w:t>
      </w:r>
    </w:p>
    <w:p w14:paraId="667F7AA3" w14:textId="1187E1EE" w:rsidR="006625C3" w:rsidRPr="00C110B7" w:rsidRDefault="00C110B7" w:rsidP="001377D7">
      <m:oMath>
        <m:r>
          <w:rPr>
            <w:rFonts w:ascii="Cambria Math" w:hAnsi="Cambria Math"/>
          </w:rPr>
          <m:t>ζ</m:t>
        </m:r>
        <m:d>
          <m:dPr>
            <m:ctrlPr>
              <w:rPr>
                <w:rFonts w:ascii="Cambria Math" w:hAnsi="Cambria Math"/>
                <w:i/>
              </w:rPr>
            </m:ctrlPr>
          </m:dPr>
          <m:e>
            <m:r>
              <w:rPr>
                <w:rFonts w:ascii="Cambria Math" w:hAnsi="Cambria Math"/>
              </w:rPr>
              <m:t>n</m:t>
            </m:r>
          </m:e>
        </m:d>
        <m:r>
          <m:rPr>
            <m:sty m:val="p"/>
          </m:rPr>
          <w:rPr>
            <w:rFonts w:ascii="Cambria Math" w:hAnsi="Cambria Math"/>
          </w:rPr>
          <m:t>≡</m:t>
        </m:r>
        <m:nary>
          <m:naryPr>
            <m:ctrlPr>
              <w:rPr>
                <w:rFonts w:ascii="Cambria Math" w:hAnsi="Cambria Math"/>
              </w:rPr>
            </m:ctrlPr>
          </m:naryPr>
          <m:sub>
            <m:r>
              <w:rPr>
                <w:rFonts w:ascii="Cambria Math" w:hAnsi="Cambria Math"/>
              </w:rPr>
              <m:t>-ϱ</m:t>
            </m:r>
            <m:ctrlPr>
              <w:rPr>
                <w:rFonts w:ascii="Cambria Math" w:hAnsi="Cambria Math"/>
                <w:i/>
              </w:rPr>
            </m:ctrlPr>
          </m:sub>
          <m:sup>
            <m:r>
              <w:rPr>
                <w:rFonts w:ascii="Cambria Math" w:hAnsi="Cambria Math"/>
              </w:rPr>
              <m:t>+κ</m:t>
            </m:r>
            <m:ctrlPr>
              <w:rPr>
                <w:rFonts w:ascii="Cambria Math" w:hAnsi="Cambria Math"/>
                <w:i/>
              </w:rPr>
            </m:ctrlPr>
          </m:sup>
          <m:e>
            <m:acc>
              <m:accPr>
                <m:chr m:val="̃"/>
                <m:ctrlPr>
                  <w:rPr>
                    <w:rFonts w:ascii="Cambria Math" w:hAnsi="Cambria Math"/>
                  </w:rPr>
                </m:ctrlPr>
              </m:accPr>
              <m:e>
                <m:sSup>
                  <m:sSupPr>
                    <m:ctrlPr>
                      <w:rPr>
                        <w:rFonts w:ascii="Cambria Math" w:hAnsi="Cambria Math"/>
                        <w:i/>
                      </w:rPr>
                    </m:ctrlPr>
                  </m:sSupPr>
                  <m:e>
                    <m:r>
                      <w:rPr>
                        <w:rFonts w:ascii="Cambria Math" w:hAnsi="Cambria Math"/>
                      </w:rPr>
                      <m:t>z</m:t>
                    </m:r>
                    <m:ctrlPr>
                      <w:rPr>
                        <w:rFonts w:ascii="Cambria Math" w:hAnsi="Cambria Math"/>
                      </w:rPr>
                    </m:ctrlPr>
                  </m:e>
                  <m:sup>
                    <m:r>
                      <w:rPr>
                        <w:rFonts w:ascii="Cambria Math" w:hAnsi="Cambria Math"/>
                      </w:rPr>
                      <m:t>n</m:t>
                    </m:r>
                  </m:sup>
                </m:sSup>
              </m:e>
            </m:acc>
            <m:ctrlPr>
              <w:rPr>
                <w:rFonts w:ascii="Cambria Math" w:hAnsi="Cambria Math"/>
                <w:i/>
              </w:rPr>
            </m:ctrlPr>
          </m:e>
        </m:nary>
        <m:r>
          <w:rPr>
            <w:rFonts w:ascii="Cambria Math" w:hAnsi="Cambria Math"/>
          </w:rPr>
          <m:t>ρ</m:t>
        </m:r>
        <m:d>
          <m:dPr>
            <m:ctrlPr>
              <w:rPr>
                <w:rFonts w:ascii="Cambria Math" w:hAnsi="Cambria Math"/>
                <w:i/>
              </w:rPr>
            </m:ctrlPr>
          </m:dPr>
          <m:e>
            <m:acc>
              <m:accPr>
                <m:chr m:val="̃"/>
                <m:ctrlPr>
                  <w:rPr>
                    <w:rFonts w:ascii="Cambria Math" w:hAnsi="Cambria Math"/>
                  </w:rPr>
                </m:ctrlPr>
              </m:accPr>
              <m:e>
                <m:r>
                  <w:rPr>
                    <w:rFonts w:ascii="Cambria Math" w:hAnsi="Cambria Math"/>
                  </w:rPr>
                  <m:t>z</m:t>
                </m:r>
              </m:e>
            </m:acc>
          </m:e>
        </m:d>
        <m:r>
          <w:rPr>
            <w:rFonts w:ascii="Cambria Math" w:hAnsi="Cambria Math"/>
          </w:rPr>
          <m:t>d</m:t>
        </m:r>
        <m:acc>
          <m:accPr>
            <m:chr m:val="̃"/>
            <m:ctrlPr>
              <w:rPr>
                <w:rFonts w:ascii="Cambria Math" w:hAnsi="Cambria Math"/>
              </w:rPr>
            </m:ctrlPr>
          </m:accPr>
          <m:e>
            <m:r>
              <w:rPr>
                <w:rFonts w:ascii="Cambria Math" w:hAnsi="Cambria Math"/>
              </w:rPr>
              <m:t>z</m:t>
            </m:r>
          </m:e>
        </m:acc>
      </m:oMath>
      <w:r>
        <w:t>;</w:t>
      </w:r>
      <w:r>
        <w:tab/>
        <w:t>(2.2)</w:t>
      </w:r>
    </w:p>
    <w:p w14:paraId="6D58D4AB" w14:textId="0F066192" w:rsidR="00F1214F" w:rsidRDefault="00BE2C0C" w:rsidP="001377D7">
      <w:r>
        <w:t xml:space="preserve"> </w:t>
      </w:r>
      <w:r>
        <w:rPr>
          <w:i/>
        </w:rPr>
        <w:t>ζ</w:t>
      </w:r>
      <w:r>
        <w:t>(1) = 0;</w:t>
      </w:r>
      <w:r>
        <w:tab/>
      </w:r>
      <w:r w:rsidR="001377D7">
        <w:tab/>
      </w:r>
      <w:r w:rsidR="001377D7">
        <w:tab/>
      </w:r>
      <w:r>
        <w:t>(2.3)</w:t>
      </w:r>
    </w:p>
    <w:p w14:paraId="2D5D0924" w14:textId="252E0C85" w:rsidR="00F1214F" w:rsidRPr="0016465E" w:rsidRDefault="00BE2C0C" w:rsidP="00522C59">
      <w:r>
        <w:t xml:space="preserve">Let </w:t>
      </w:r>
      <m:oMath>
        <m:acc>
          <m:accPr>
            <m:chr m:val="̃"/>
            <m:ctrlPr>
              <w:rPr>
                <w:rFonts w:ascii="Cambria Math" w:hAnsi="Cambria Math"/>
                <w:i/>
              </w:rPr>
            </m:ctrlPr>
          </m:accPr>
          <m:e>
            <m:r>
              <w:rPr>
                <w:rFonts w:ascii="Cambria Math" w:hAnsi="Cambria Math"/>
              </w:rPr>
              <m:t>z</m:t>
            </m:r>
          </m:e>
        </m:acc>
      </m:oMath>
      <w:r w:rsidR="00101C59">
        <w:rPr>
          <w:i/>
        </w:rPr>
        <w:t xml:space="preserve"> </w:t>
      </w:r>
      <w:r>
        <w:t>∈ [−</w:t>
      </w:r>
      <w:r>
        <w:rPr>
          <w:i/>
        </w:rPr>
        <w:t>ϱ</w:t>
      </w:r>
      <w:r>
        <w:rPr>
          <w:i/>
        </w:rPr>
        <w:t>,</w:t>
      </w:r>
      <w:r>
        <w:t>+</w:t>
      </w:r>
      <w:r>
        <w:rPr>
          <w:i/>
        </w:rPr>
        <w:t>κ</w:t>
      </w:r>
      <w:r>
        <w:t xml:space="preserve">] where 0 </w:t>
      </w:r>
      <w:r>
        <w:rPr>
          <w:i/>
        </w:rPr>
        <w:t xml:space="preserve">&lt; </w:t>
      </w:r>
      <w:r>
        <w:rPr>
          <w:i/>
        </w:rPr>
        <w:t>ϱ</w:t>
      </w:r>
      <w:r>
        <w:rPr>
          <w:i/>
        </w:rPr>
        <w:t xml:space="preserve">,κ </w:t>
      </w:r>
      <w:r>
        <w:t xml:space="preserve">specify the </w:t>
      </w:r>
      <w:r>
        <w:rPr>
          <w:i/>
        </w:rPr>
        <w:t>bounding ranges</w:t>
      </w:r>
      <w:r>
        <w:t xml:space="preserve">. Formula (2.2) defines the corresponding </w:t>
      </w:r>
      <w:r>
        <w:rPr>
          <w:i/>
        </w:rPr>
        <w:t>bound moment ζ</w:t>
      </w:r>
      <w:r>
        <w:t>(</w:t>
      </w:r>
      <w:r>
        <w:rPr>
          <w:i/>
        </w:rPr>
        <w:t>n</w:t>
      </w:r>
      <w:r>
        <w:t xml:space="preserve">), which further satisfies the </w:t>
      </w:r>
      <w:r>
        <w:rPr>
          <w:i/>
        </w:rPr>
        <w:t xml:space="preserve">mean-reverting condition </w:t>
      </w:r>
      <w:r>
        <w:t xml:space="preserve">of Formula (2.3) so that </w:t>
      </w:r>
      <w:r>
        <w:rPr>
          <w:i/>
        </w:rPr>
        <w:t xml:space="preserve">κ </w:t>
      </w:r>
      <w:r>
        <w:t xml:space="preserve">determines </w:t>
      </w:r>
      <w:r>
        <w:rPr>
          <w:i/>
        </w:rPr>
        <w:t>ϱ</w:t>
      </w:r>
      <w:r>
        <w:t xml:space="preserve">. For any symmetric </w:t>
      </w:r>
      <w:r>
        <w:rPr>
          <w:i/>
        </w:rPr>
        <w:t>ρ</w:t>
      </w:r>
      <w:r>
        <w:t>(</w:t>
      </w:r>
      <m:oMath>
        <m:acc>
          <m:accPr>
            <m:chr m:val="̃"/>
            <m:ctrlPr>
              <w:rPr>
                <w:rFonts w:ascii="Cambria Math" w:hAnsi="Cambria Math"/>
                <w:i/>
              </w:rPr>
            </m:ctrlPr>
          </m:accPr>
          <m:e>
            <m:r>
              <w:rPr>
                <w:rFonts w:ascii="Cambria Math" w:hAnsi="Cambria Math"/>
              </w:rPr>
              <m:t>z</m:t>
            </m:r>
          </m:e>
        </m:acc>
      </m:oMath>
      <w:r>
        <w:t xml:space="preserve">), </w:t>
      </w:r>
      <w:r>
        <w:rPr>
          <w:i/>
        </w:rPr>
        <w:t>ζ</w:t>
      </w:r>
      <w:r>
        <w:t>(2</w:t>
      </w:r>
      <w:r>
        <w:rPr>
          <w:i/>
        </w:rPr>
        <w:t xml:space="preserve">n </w:t>
      </w:r>
      <w:r>
        <w:t xml:space="preserve">+ 1) = 0. The probability of </w:t>
      </w:r>
      <m:oMath>
        <m:acc>
          <m:accPr>
            <m:chr m:val="̃"/>
            <m:ctrlPr>
              <w:rPr>
                <w:rFonts w:ascii="Cambria Math" w:hAnsi="Cambria Math"/>
              </w:rPr>
            </m:ctrlPr>
          </m:accPr>
          <m:e>
            <m:r>
              <w:rPr>
                <w:rFonts w:ascii="Cambria Math" w:hAnsi="Cambria Math"/>
              </w:rPr>
              <m:t>z</m:t>
            </m:r>
          </m:e>
        </m:acc>
        <m:r>
          <m:rPr>
            <m:lit/>
            <m:sty m:val="p"/>
          </m:rPr>
          <w:rPr>
            <w:rFonts w:ascii="Cambria Math" w:hAnsi="Cambria Math"/>
          </w:rPr>
          <m:t>/</m:t>
        </m:r>
        <m:r>
          <m:rPr>
            <m:sty m:val="p"/>
          </m:rPr>
          <w:rPr>
            <w:rFonts w:ascii="Cambria Math" w:hAnsi="Cambria Math"/>
          </w:rPr>
          <m:t>∈</m:t>
        </m:r>
        <m:d>
          <m:dPr>
            <m:begChr m:val="["/>
            <m:endChr m:val="]"/>
            <m:ctrlPr>
              <w:rPr>
                <w:rFonts w:ascii="Cambria Math" w:hAnsi="Cambria Math"/>
                <w:i/>
              </w:rPr>
            </m:ctrlPr>
          </m:dPr>
          <m:e>
            <m:r>
              <w:rPr>
                <w:rFonts w:ascii="Cambria Math" w:hAnsi="Cambria Math"/>
              </w:rPr>
              <m:t>-</m:t>
            </m:r>
            <m:r>
              <w:rPr>
                <w:rFonts w:ascii="Cambria Math" w:hAnsi="Cambria Math"/>
              </w:rPr>
              <m:t>ϱ</m:t>
            </m:r>
            <m:r>
              <w:rPr>
                <w:rFonts w:ascii="Cambria Math" w:hAnsi="Cambria Math"/>
              </w:rPr>
              <m:t>,+</m:t>
            </m:r>
            <m:r>
              <w:rPr>
                <w:rFonts w:ascii="Cambria Math" w:hAnsi="Cambria Math"/>
              </w:rPr>
              <m:t>κ</m:t>
            </m:r>
          </m:e>
        </m:d>
      </m:oMath>
      <w:r w:rsidR="00E64A1E">
        <w:t xml:space="preserve"> </w:t>
      </w:r>
      <w:r>
        <w:t xml:space="preserve">is defined as the </w:t>
      </w:r>
      <w:r>
        <w:rPr>
          <w:i/>
        </w:rPr>
        <w:t xml:space="preserve">bounding leakage </w:t>
      </w:r>
      <w:r>
        <w:rPr>
          <w:i/>
        </w:rPr>
        <w:t>ϵ</w:t>
      </w:r>
      <w:r>
        <w:t>(</w:t>
      </w:r>
      <w:r>
        <w:rPr>
          <w:i/>
        </w:rPr>
        <w:t>κ</w:t>
      </w:r>
      <w:r>
        <w:t>).</w:t>
      </w:r>
    </w:p>
    <w:p w14:paraId="65347348" w14:textId="0360A371" w:rsidR="00F1214F" w:rsidRDefault="00BE2C0C" w:rsidP="00276979">
      <w:r>
        <w:rPr>
          <w:rFonts w:ascii="Calibri" w:hAnsi="Calibri"/>
        </w:rPr>
        <w:tab/>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z</m:t>
                </m:r>
              </m:e>
            </m:acc>
            <m:r>
              <w:rPr>
                <w:rFonts w:ascii="Cambria Math" w:hAnsi="Cambria Math"/>
              </w:rPr>
              <m:t>σ</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x</m:t>
                    </m:r>
                  </m:sub>
                  <m:sup>
                    <m:d>
                      <m:dPr>
                        <m:ctrlPr>
                          <w:rPr>
                            <w:rFonts w:ascii="Cambria Math" w:hAnsi="Cambria Math"/>
                          </w:rPr>
                        </m:ctrlPr>
                      </m:dPr>
                      <m:e>
                        <m:r>
                          <w:rPr>
                            <w:rFonts w:ascii="Cambria Math" w:hAnsi="Cambria Math"/>
                          </w:rPr>
                          <m:t>n</m:t>
                        </m:r>
                      </m:e>
                    </m:d>
                  </m:sup>
                </m:sSubSup>
              </m:num>
              <m:den>
                <m:r>
                  <w:rPr>
                    <w:rFonts w:ascii="Cambria Math" w:hAnsi="Cambria Math"/>
                  </w:rPr>
                  <m:t>n</m:t>
                </m:r>
                <m:r>
                  <m:rPr>
                    <m:sty m:val="p"/>
                  </m:rPr>
                  <w:rPr>
                    <w:rFonts w:ascii="Cambria Math" w:hAnsi="Cambria Math"/>
                  </w:rPr>
                  <m:t>!</m:t>
                </m:r>
              </m:den>
            </m:f>
          </m:e>
        </m:nary>
        <m:sSup>
          <m:sSupPr>
            <m:ctrlPr>
              <w:rPr>
                <w:rFonts w:ascii="Cambria Math" w:hAnsi="Cambria Math"/>
              </w:rPr>
            </m:ctrlPr>
          </m:sSupPr>
          <m:e>
            <m:acc>
              <m:accPr>
                <m:chr m:val="̃"/>
                <m:ctrlPr>
                  <w:rPr>
                    <w:rFonts w:ascii="Cambria Math" w:hAnsi="Cambria Math"/>
                    <w:i/>
                    <w:iCs/>
                  </w:rPr>
                </m:ctrlPr>
              </m:accPr>
              <m:e>
                <m:r>
                  <w:rPr>
                    <w:rFonts w:ascii="Cambria Math" w:hAnsi="Cambria Math"/>
                  </w:rPr>
                  <m:t>z</m:t>
                </m:r>
              </m:e>
            </m:acc>
          </m:e>
          <m:sup>
            <m:r>
              <w:rPr>
                <w:rFonts w:ascii="Cambria Math" w:hAnsi="Cambria Math"/>
              </w:rPr>
              <m:t>n</m:t>
            </m:r>
          </m:sup>
        </m:sSup>
        <m:sSup>
          <m:sSupPr>
            <m:ctrlPr>
              <w:rPr>
                <w:rFonts w:ascii="Cambria Math" w:hAnsi="Cambria Math"/>
              </w:rPr>
            </m:ctrlPr>
          </m:sSupPr>
          <m:e>
            <m:r>
              <w:rPr>
                <w:rFonts w:ascii="Cambria Math" w:hAnsi="Cambria Math"/>
              </w:rPr>
              <m:t>σ</m:t>
            </m:r>
          </m:e>
          <m:sup>
            <m:r>
              <w:rPr>
                <w:rFonts w:ascii="Cambria Math" w:hAnsi="Cambria Math"/>
              </w:rPr>
              <m:t>n</m:t>
            </m:r>
          </m:sup>
        </m:sSup>
      </m:oMath>
      <w:r w:rsidR="001377D7">
        <w:rPr>
          <w:rFonts w:ascii="Calibri" w:hAnsi="Calibri"/>
        </w:rPr>
        <w:t>;</w:t>
      </w:r>
      <w:r>
        <w:tab/>
      </w:r>
      <w:r w:rsidR="00276979">
        <w:tab/>
      </w:r>
      <w:r w:rsidR="00276979">
        <w:tab/>
      </w:r>
      <w:r>
        <w:t>(2.4)</w:t>
      </w:r>
    </w:p>
    <w:p w14:paraId="28377CC1" w14:textId="73BB5530" w:rsidR="00F1214F" w:rsidRDefault="00BE2C0C" w:rsidP="00276979">
      <m:oMath>
        <m:bar>
          <m:barPr>
            <m:pos m:val="top"/>
            <m:ctrlPr>
              <w:rPr>
                <w:rFonts w:ascii="Cambria Math" w:hAnsi="Cambria Math"/>
              </w:rPr>
            </m:ctrlPr>
          </m:barPr>
          <m:e>
            <m:r>
              <w:rPr>
                <w:rFonts w:ascii="Cambria Math" w:hAnsi="Cambria Math"/>
              </w:rPr>
              <m:t>f</m:t>
            </m:r>
            <m:d>
              <m:dPr>
                <m:ctrlPr>
                  <w:rPr>
                    <w:rFonts w:ascii="Cambria Math" w:hAnsi="Cambria Math"/>
                  </w:rPr>
                </m:ctrlPr>
              </m:dPr>
              <m:e>
                <m:r>
                  <w:rPr>
                    <w:rFonts w:ascii="Cambria Math" w:hAnsi="Cambria Math"/>
                  </w:rPr>
                  <m:t>x</m:t>
                </m:r>
              </m:e>
            </m:d>
          </m:e>
        </m:bar>
        <m:r>
          <m:rPr>
            <m:sty m:val="p"/>
          </m:rPr>
          <w:rPr>
            <w:rFonts w:ascii="Cambria Math" w:hAnsi="Cambria Math"/>
          </w:rPr>
          <m:t>=</m:t>
        </m:r>
        <m:nary>
          <m:naryPr>
            <m:ctrlPr>
              <w:rPr>
                <w:rFonts w:ascii="Cambria Math" w:hAnsi="Cambria Math"/>
              </w:rPr>
            </m:ctrlPr>
          </m:naryPr>
          <m:sub>
            <m:r>
              <m:rPr>
                <m:sty m:val="p"/>
              </m:rPr>
              <w:rPr>
                <w:rFonts w:ascii="Cambria Math" w:hAnsi="Cambria Math"/>
              </w:rPr>
              <m:t>-</m:t>
            </m:r>
            <m:r>
              <w:rPr>
                <w:rFonts w:ascii="Cambria Math" w:hAnsi="Cambria Math"/>
              </w:rPr>
              <m:t>ϱ</m:t>
            </m:r>
          </m:sub>
          <m:sup>
            <m:r>
              <m:rPr>
                <m:sty m:val="p"/>
              </m:rPr>
              <w:rPr>
                <w:rFonts w:ascii="Cambria Math" w:hAnsi="Cambria Math"/>
              </w:rPr>
              <m:t>+</m:t>
            </m:r>
            <m:r>
              <w:rPr>
                <w:rFonts w:ascii="Cambria Math" w:hAnsi="Cambria Math"/>
              </w:rPr>
              <m:t>κ</m:t>
            </m:r>
          </m:sup>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w:rPr>
                <w:rFonts w:ascii="Cambria Math" w:hAnsi="Cambria Math"/>
              </w:rPr>
              <m:t>ρ</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μ</m:t>
                </m:r>
                <m:r>
                  <m:rPr>
                    <m:sty m:val="p"/>
                  </m:rPr>
                  <w:rPr>
                    <w:rFonts w:ascii="Cambria Math" w:hAnsi="Cambria Math"/>
                  </w:rPr>
                  <m:t>,</m:t>
                </m:r>
                <m:r>
                  <w:rPr>
                    <w:rFonts w:ascii="Cambria Math" w:hAnsi="Cambria Math"/>
                  </w:rPr>
                  <m:t>σ</m:t>
                </m:r>
              </m:e>
            </m:d>
            <m:r>
              <w:rPr>
                <w:rFonts w:ascii="Cambria Math" w:hAnsi="Cambria Math"/>
              </w:rPr>
              <m:t>d</m:t>
            </m:r>
          </m:e>
        </m:nary>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x</m:t>
                    </m:r>
                  </m:sub>
                  <m:sup>
                    <m:d>
                      <m:dPr>
                        <m:ctrlPr>
                          <w:rPr>
                            <w:rFonts w:ascii="Cambria Math" w:hAnsi="Cambria Math"/>
                          </w:rPr>
                        </m:ctrlPr>
                      </m:dPr>
                      <m:e>
                        <m:r>
                          <w:rPr>
                            <w:rFonts w:ascii="Cambria Math" w:hAnsi="Cambria Math"/>
                          </w:rPr>
                          <m:t>n</m:t>
                        </m:r>
                      </m:e>
                    </m:d>
                  </m:sup>
                </m:sSubSup>
              </m:num>
              <m:den>
                <m:r>
                  <w:rPr>
                    <w:rFonts w:ascii="Cambria Math" w:hAnsi="Cambria Math"/>
                  </w:rPr>
                  <m:t>n</m:t>
                </m:r>
                <m:r>
                  <m:rPr>
                    <m:sty m:val="p"/>
                  </m:rPr>
                  <w:rPr>
                    <w:rFonts w:ascii="Cambria Math" w:hAnsi="Cambria Math"/>
                  </w:rPr>
                  <m:t>!</m:t>
                </m:r>
              </m:den>
            </m:f>
          </m:e>
        </m:nary>
        <m:r>
          <w:rPr>
            <w:rFonts w:ascii="Cambria Math" w:hAnsi="Cambria Math"/>
          </w:rPr>
          <m:t>ζ</m:t>
        </m:r>
        <m:d>
          <m:dPr>
            <m:ctrlPr>
              <w:rPr>
                <w:rFonts w:ascii="Cambria Math" w:hAnsi="Cambria Math"/>
              </w:rPr>
            </m:ctrlPr>
          </m:dPr>
          <m:e>
            <m:r>
              <w:rPr>
                <w:rFonts w:ascii="Cambria Math" w:hAnsi="Cambria Math"/>
              </w:rPr>
              <m:t>n</m:t>
            </m:r>
          </m:e>
        </m:d>
      </m:oMath>
      <w:r w:rsidR="00211E49">
        <w:t>;</w:t>
      </w:r>
      <w:r w:rsidR="00C11996">
        <w:tab/>
      </w:r>
      <w:r w:rsidR="00211E49">
        <w:tab/>
      </w:r>
      <w:r w:rsidR="00C11996">
        <w:t>(2.5)</w:t>
      </w:r>
    </w:p>
    <w:p w14:paraId="73B9CBA8" w14:textId="122F0639" w:rsidR="00F1214F" w:rsidRDefault="00BE2C0C" w:rsidP="00276979">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δ</m:t>
            </m:r>
          </m:e>
          <m:sup>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m:t>
                </m:r>
                <m:r>
                  <m:rPr>
                    <m:sty m:val="p"/>
                  </m:rPr>
                  <w:rPr>
                    <w:rFonts w:ascii="Cambria Math" w:hAnsi="Cambria Math"/>
                  </w:rPr>
                  <m:t>1</m:t>
                </m:r>
              </m:sup>
              <m:e>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x</m:t>
                        </m:r>
                      </m:sub>
                      <m:sup>
                        <m:d>
                          <m:dPr>
                            <m:ctrlPr>
                              <w:rPr>
                                <w:rFonts w:ascii="Cambria Math" w:hAnsi="Cambria Math"/>
                              </w:rPr>
                            </m:ctrlPr>
                          </m:dPr>
                          <m:e>
                            <m:r>
                              <w:rPr>
                                <w:rFonts w:ascii="Cambria Math" w:hAnsi="Cambria Math"/>
                              </w:rPr>
                              <m:t>j</m:t>
                            </m:r>
                          </m:e>
                        </m:d>
                      </m:sup>
                    </m:sSubSup>
                  </m:num>
                  <m:den>
                    <m:r>
                      <w:rPr>
                        <w:rFonts w:ascii="Cambria Math" w:hAnsi="Cambria Math"/>
                      </w:rPr>
                      <m:t>j</m:t>
                    </m:r>
                    <m:r>
                      <m:rPr>
                        <m:sty m:val="p"/>
                      </m:rPr>
                      <w:rPr>
                        <w:rFonts w:ascii="Cambria Math" w:hAnsi="Cambria Math"/>
                      </w:rPr>
                      <m:t>!</m:t>
                    </m:r>
                  </m:den>
                </m:f>
              </m:e>
            </m:nary>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x</m:t>
                    </m:r>
                  </m:sub>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sup>
                </m:sSubSup>
              </m:num>
              <m:den>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r>
                  <m:rPr>
                    <m:sty m:val="p"/>
                  </m:rPr>
                  <w:rPr>
                    <w:rFonts w:ascii="Cambria Math" w:hAnsi="Cambria Math"/>
                  </w:rPr>
                  <m:t>!</m:t>
                </m:r>
              </m:den>
            </m:f>
          </m:e>
        </m:nary>
        <m:d>
          <m:dPr>
            <m:ctrlPr>
              <w:rPr>
                <w:rFonts w:ascii="Cambria Math" w:hAnsi="Cambria Math"/>
              </w:rPr>
            </m:ctrlPr>
          </m:dPr>
          <m:e>
            <m:r>
              <w:rPr>
                <w:rFonts w:ascii="Cambria Math" w:hAnsi="Cambria Math"/>
              </w:rPr>
              <m:t>ζ</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ζ</m:t>
            </m:r>
            <m:d>
              <m:dPr>
                <m:ctrlPr>
                  <w:rPr>
                    <w:rFonts w:ascii="Cambria Math" w:hAnsi="Cambria Math"/>
                  </w:rPr>
                </m:ctrlPr>
              </m:dPr>
              <m:e>
                <m:r>
                  <w:rPr>
                    <w:rFonts w:ascii="Cambria Math" w:hAnsi="Cambria Math"/>
                  </w:rPr>
                  <m:t>j</m:t>
                </m:r>
              </m:e>
            </m:d>
            <m:r>
              <w:rPr>
                <w:rFonts w:ascii="Cambria Math" w:hAnsi="Cambria Math"/>
              </w:rPr>
              <m:t>ζ</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e>
        </m:d>
      </m:oMath>
      <w:r w:rsidR="00E77070">
        <w:t>;</w:t>
      </w:r>
      <w:r w:rsidR="00E77070">
        <w:tab/>
      </w:r>
      <w:r w:rsidR="00E64BD7">
        <w:tab/>
      </w:r>
      <w:r w:rsidR="00E77070">
        <w:t>(2.6)</w:t>
      </w:r>
    </w:p>
    <w:p w14:paraId="63753028" w14:textId="74CB843B" w:rsidR="00F1214F" w:rsidRDefault="00BE2C0C" w:rsidP="00522C59">
      <w:r>
        <w:t xml:space="preserve">An analytic function </w:t>
      </w:r>
      <w:r>
        <w:rPr>
          <w:i/>
        </w:rPr>
        <w:t>f</w:t>
      </w:r>
      <w:r>
        <w:t>(</w:t>
      </w:r>
      <w:r>
        <w:rPr>
          <w:i/>
        </w:rPr>
        <w:t>x</w:t>
      </w:r>
      <w:r>
        <w:t>) can be accurately evaluated over in a range using the Taylor</w:t>
      </w:r>
      <w:r w:rsidR="00E64BD7">
        <w:t xml:space="preserve"> </w:t>
      </w:r>
      <w:r>
        <w:t xml:space="preserve">series as shown in Formula (2.4). Formula (2.5) and Formula (2.6) yield the </w:t>
      </w:r>
      <w:r w:rsidR="0083280A">
        <w:lastRenderedPageBreak/>
        <w:t xml:space="preserve">mean </w:t>
      </w:r>
      <m:oMath>
        <m:bar>
          <m:barPr>
            <m:pos m:val="top"/>
            <m:ctrlPr>
              <w:rPr>
                <w:rFonts w:ascii="Cambria Math" w:hAnsi="Cambria Math"/>
              </w:rPr>
            </m:ctrlPr>
          </m:barPr>
          <m:e>
            <m:r>
              <w:rPr>
                <w:rFonts w:ascii="Cambria Math" w:hAnsi="Cambria Math"/>
              </w:rPr>
              <m:t>f</m:t>
            </m:r>
            <m:d>
              <m:dPr>
                <m:ctrlPr>
                  <w:rPr>
                    <w:rFonts w:ascii="Cambria Math" w:hAnsi="Cambria Math"/>
                    <w:i/>
                  </w:rPr>
                </m:ctrlPr>
              </m:dPr>
              <m:e>
                <m:r>
                  <w:rPr>
                    <w:rFonts w:ascii="Cambria Math" w:hAnsi="Cambria Math"/>
                  </w:rPr>
                  <m:t>x</m:t>
                </m:r>
              </m:e>
            </m:d>
          </m:e>
        </m:bar>
      </m:oMath>
      <w:r w:rsidR="0083280A">
        <w:t xml:space="preserve"> and the deviation </w:t>
      </w:r>
      <m:oMath>
        <m:r>
          <w:rPr>
            <w:rFonts w:ascii="Cambria Math" w:hAnsi="Cambria Math"/>
          </w:rPr>
          <m:t>δf</m:t>
        </m:r>
        <m:r>
          <w:rPr>
            <w:rFonts w:ascii="Cambria Math" w:hAnsi="Cambria Math"/>
          </w:rPr>
          <m:t>(</m:t>
        </m:r>
        <m:r>
          <w:rPr>
            <w:rFonts w:ascii="Cambria Math" w:hAnsi="Cambria Math"/>
          </w:rPr>
          <m:t>x</m:t>
        </m:r>
        <m:r>
          <w:rPr>
            <w:rFonts w:ascii="Cambria Math" w:hAnsi="Cambria Math"/>
          </w:rPr>
          <m:t>)</m:t>
        </m:r>
      </m:oMath>
      <w:r>
        <w:t xml:space="preserve">, respectively. The difference </w:t>
      </w:r>
      <m:oMath>
        <m:bar>
          <m:barPr>
            <m:pos m:val="top"/>
            <m:ctrlPr>
              <w:rPr>
                <w:rFonts w:ascii="Cambria Math" w:hAnsi="Cambria Math"/>
              </w:rPr>
            </m:ctrlPr>
          </m:barPr>
          <m:e>
            <m:r>
              <w:rPr>
                <w:rFonts w:ascii="Cambria Math" w:hAnsi="Cambria Math"/>
              </w:rPr>
              <m:t>f</m:t>
            </m:r>
            <m:d>
              <m:dPr>
                <m:ctrlPr>
                  <w:rPr>
                    <w:rFonts w:ascii="Cambria Math" w:hAnsi="Cambria Math"/>
                    <w:i/>
                  </w:rPr>
                </m:ctrlPr>
              </m:dPr>
              <m:e>
                <m:r>
                  <w:rPr>
                    <w:rFonts w:ascii="Cambria Math" w:hAnsi="Cambria Math"/>
                  </w:rPr>
                  <m:t>x</m:t>
                </m:r>
              </m:e>
            </m:d>
          </m:e>
        </m:bar>
      </m:oMath>
      <w:r>
        <w:t xml:space="preserve"> − </w:t>
      </w:r>
      <w:r>
        <w:rPr>
          <w:i/>
        </w:rPr>
        <w:t>f</w:t>
      </w:r>
      <w:r>
        <w:t>(</w:t>
      </w:r>
      <w:r>
        <w:rPr>
          <w:i/>
        </w:rPr>
        <w:t>x</w:t>
      </w:r>
      <w:r>
        <w:t xml:space="preserve">) is defined as the </w:t>
      </w:r>
      <w:r>
        <w:rPr>
          <w:i/>
        </w:rPr>
        <w:t>uncertainty bias</w:t>
      </w:r>
      <w:r>
        <w:t>, representing the effect of input uncertainty on the resulting value.</w:t>
      </w:r>
    </w:p>
    <w:p w14:paraId="65778EB5" w14:textId="076E1619" w:rsidR="0009554E" w:rsidRPr="0009554E" w:rsidRDefault="0009554E" w:rsidP="009C2AF3">
      <w:pPr>
        <w:spacing w:after="0"/>
        <w:ind w:left="643" w:right="221" w:firstLine="560"/>
      </w:pPr>
      <m:oMath>
        <m:r>
          <w:rPr>
            <w:rFonts w:ascii="Cambria Math" w:hAnsi="Cambria Math"/>
          </w:rPr>
          <m:t>f</m:t>
        </m:r>
        <m:d>
          <m:dPr>
            <m:ctrlPr>
              <w:rPr>
                <w:rFonts w:ascii="Cambria Math" w:hAnsi="Cambria Math"/>
                <w:i/>
              </w:rPr>
            </m:ctrlPr>
          </m:dPr>
          <m:e>
            <m:r>
              <w:rPr>
                <w:rFonts w:ascii="Cambria Math" w:hAnsi="Cambria Math"/>
              </w:rPr>
              <m:t>x+</m:t>
            </m:r>
            <m:acc>
              <m:accPr>
                <m:chr m:val="̃"/>
                <m:ctrlPr>
                  <w:rPr>
                    <w:rFonts w:ascii="Cambria Math" w:hAnsi="Cambria Math"/>
                  </w:rPr>
                </m:ctrlPr>
              </m:accPr>
              <m:e>
                <m:r>
                  <w:rPr>
                    <w:rFonts w:ascii="Cambria Math" w:hAnsi="Cambria Math"/>
                  </w:rPr>
                  <m:t>x</m:t>
                </m:r>
              </m:e>
            </m:acc>
            <m:r>
              <w:rPr>
                <w:rFonts w:ascii="Cambria Math" w:hAnsi="Cambria Math"/>
              </w:rPr>
              <m:t>,y+</m:t>
            </m:r>
            <m:acc>
              <m:accPr>
                <m:chr m:val="̃"/>
                <m:ctrlPr>
                  <w:rPr>
                    <w:rFonts w:ascii="Cambria Math" w:hAnsi="Cambria Math"/>
                  </w:rPr>
                </m:ctrlPr>
              </m:accPr>
              <m:e>
                <m:r>
                  <w:rPr>
                    <w:rFonts w:ascii="Cambria Math" w:hAnsi="Cambria Math"/>
                  </w:rPr>
                  <m:t>y</m:t>
                </m:r>
              </m:e>
            </m:acc>
          </m:e>
        </m:d>
        <m:r>
          <w:rPr>
            <w:rFonts w:ascii="Cambria Math" w:hAnsi="Cambria Math"/>
          </w:rPr>
          <m:t>=</m:t>
        </m:r>
        <m:nary>
          <m:naryPr>
            <m:chr m:val="∑"/>
            <m:ctrlPr>
              <w:rPr>
                <w:rFonts w:ascii="Cambria Math" w:hAnsi="Cambria Math"/>
              </w:rPr>
            </m:ctrlPr>
          </m:naryPr>
          <m:sub>
            <m:r>
              <w:rPr>
                <w:rFonts w:ascii="Cambria Math" w:hAnsi="Cambria Math"/>
              </w:rPr>
              <m:t>m=0</m:t>
            </m:r>
            <m:ctrlPr>
              <w:rPr>
                <w:rFonts w:ascii="Cambria Math" w:hAnsi="Cambria Math"/>
                <w:i/>
              </w:rPr>
            </m:ctrlPr>
          </m:sub>
          <m:sup>
            <m:r>
              <m:rPr>
                <m:sty m:val="p"/>
              </m:rPr>
              <w:rPr>
                <w:rFonts w:ascii="Cambria Math" w:hAnsi="Cambria Math"/>
              </w:rPr>
              <m:t>∞</m:t>
            </m:r>
            <m:ctrlPr>
              <w:rPr>
                <w:rFonts w:ascii="Cambria Math" w:hAnsi="Cambria Math"/>
                <w:i/>
              </w:rPr>
            </m:ctrlPr>
          </m:sup>
          <m:e>
            <m:nary>
              <m:naryPr>
                <m:chr m:val="∑"/>
                <m:ctrlPr>
                  <w:rPr>
                    <w:rFonts w:ascii="Cambria Math" w:hAnsi="Cambria Math"/>
                  </w:rPr>
                </m:ctrlPr>
              </m:naryPr>
              <m:sub>
                <m:r>
                  <w:rPr>
                    <w:rFonts w:ascii="Cambria Math" w:hAnsi="Cambria Math"/>
                  </w:rPr>
                  <m:t>n=0</m:t>
                </m:r>
                <m:ctrlPr>
                  <w:rPr>
                    <w:rFonts w:ascii="Cambria Math" w:hAnsi="Cambria Math"/>
                    <w:i/>
                  </w:rPr>
                </m:ctrlPr>
              </m:sub>
              <m:sup>
                <m:r>
                  <m:rPr>
                    <m:sty m:val="p"/>
                  </m:rPr>
                  <w:rPr>
                    <w:rFonts w:ascii="Cambria Math" w:hAnsi="Cambria Math"/>
                  </w:rPr>
                  <m:t>∞</m:t>
                </m:r>
                <m:ctrlPr>
                  <w:rPr>
                    <w:rFonts w:ascii="Cambria Math" w:hAnsi="Cambria Math"/>
                    <w:i/>
                  </w:rPr>
                </m:ctrlPr>
              </m:sup>
              <m:e>
                <m:f>
                  <m:fPr>
                    <m:ctrlPr>
                      <w:rPr>
                        <w:rFonts w:ascii="Cambria Math" w:hAnsi="Cambria Math"/>
                      </w:rPr>
                    </m:ctrlPr>
                  </m:fPr>
                  <m:num>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x,y</m:t>
                            </m:r>
                          </m:e>
                        </m:d>
                      </m:sub>
                      <m:sup>
                        <m:d>
                          <m:dPr>
                            <m:ctrlPr>
                              <w:rPr>
                                <w:rFonts w:ascii="Cambria Math" w:hAnsi="Cambria Math"/>
                                <w:i/>
                              </w:rPr>
                            </m:ctrlPr>
                          </m:dPr>
                          <m:e>
                            <m:r>
                              <w:rPr>
                                <w:rFonts w:ascii="Cambria Math" w:hAnsi="Cambria Math"/>
                              </w:rPr>
                              <m:t>m,n</m:t>
                            </m:r>
                          </m:e>
                        </m:d>
                      </m:sup>
                    </m:sSubSup>
                    <m:ctrlPr>
                      <w:rPr>
                        <w:rFonts w:ascii="Cambria Math" w:hAnsi="Cambria Math"/>
                        <w:i/>
                      </w:rPr>
                    </m:ctrlPr>
                  </m:num>
                  <m:den>
                    <m:r>
                      <w:rPr>
                        <w:rFonts w:ascii="Cambria Math" w:hAnsi="Cambria Math"/>
                      </w:rPr>
                      <m:t>m!n!</m:t>
                    </m:r>
                    <m:ctrlPr>
                      <w:rPr>
                        <w:rFonts w:ascii="Cambria Math" w:hAnsi="Cambria Math"/>
                        <w:i/>
                      </w:rPr>
                    </m:ctrlPr>
                  </m:den>
                </m:f>
                <m:sSup>
                  <m:sSupPr>
                    <m:ctrlPr>
                      <w:rPr>
                        <w:rFonts w:ascii="Cambria Math" w:hAnsi="Cambria Math"/>
                      </w:rPr>
                    </m:ctrlPr>
                  </m:sSupPr>
                  <m:e>
                    <m:sSup>
                      <m:sSupPr>
                        <m:ctrlPr>
                          <w:rPr>
                            <w:rFonts w:ascii="Cambria Math" w:hAnsi="Cambria Math"/>
                          </w:rPr>
                        </m:ctrlPr>
                      </m:sSupPr>
                      <m:e>
                        <m:acc>
                          <m:accPr>
                            <m:chr m:val="̃"/>
                            <m:ctrlPr>
                              <w:rPr>
                                <w:rFonts w:ascii="Cambria Math" w:hAnsi="Cambria Math"/>
                                <w:i/>
                              </w:rPr>
                            </m:ctrlPr>
                          </m:accPr>
                          <m:e>
                            <m:r>
                              <w:rPr>
                                <w:rFonts w:ascii="Cambria Math" w:hAnsi="Cambria Math"/>
                              </w:rPr>
                              <m:t>x</m:t>
                            </m:r>
                          </m:e>
                        </m:acc>
                      </m:e>
                      <m:sup>
                        <m:r>
                          <w:rPr>
                            <w:rFonts w:ascii="Cambria Math" w:hAnsi="Cambria Math"/>
                          </w:rPr>
                          <m:t>m</m:t>
                        </m:r>
                      </m:sup>
                    </m:sSup>
                    <m:acc>
                      <m:accPr>
                        <m:chr m:val="̃"/>
                        <m:ctrlPr>
                          <w:rPr>
                            <w:rFonts w:ascii="Cambria Math" w:hAnsi="Cambria Math"/>
                            <w:i/>
                            <w:iCs/>
                          </w:rPr>
                        </m:ctrlPr>
                      </m:accPr>
                      <m:e>
                        <m:r>
                          <w:rPr>
                            <w:rFonts w:ascii="Cambria Math" w:hAnsi="Cambria Math"/>
                          </w:rPr>
                          <m:t>y</m:t>
                        </m:r>
                      </m:e>
                    </m:acc>
                  </m:e>
                  <m:sup>
                    <m:r>
                      <w:rPr>
                        <w:rFonts w:ascii="Cambria Math" w:hAnsi="Cambria Math"/>
                      </w:rPr>
                      <m:t>n</m:t>
                    </m:r>
                  </m:sup>
                </m:sSup>
                <m:ctrlPr>
                  <w:rPr>
                    <w:rFonts w:ascii="Cambria Math" w:hAnsi="Cambria Math"/>
                    <w:i/>
                  </w:rPr>
                </m:ctrlPr>
              </m:e>
            </m:nary>
            <m:ctrlPr>
              <w:rPr>
                <w:rFonts w:ascii="Cambria Math" w:hAnsi="Cambria Math"/>
                <w:i/>
              </w:rPr>
            </m:ctrlPr>
          </m:e>
        </m:nary>
      </m:oMath>
      <w:r>
        <w:t>;</w:t>
      </w:r>
      <w:r>
        <w:tab/>
      </w:r>
      <w:r w:rsidR="009C2AF3">
        <w:tab/>
      </w:r>
      <w:r w:rsidR="009C2AF3">
        <w:tab/>
      </w:r>
      <w:r>
        <w:t>(2.7)</w:t>
      </w:r>
    </w:p>
    <w:p w14:paraId="21C56AD7" w14:textId="6D4F97E1" w:rsidR="00F1214F" w:rsidRPr="009C2AF3" w:rsidRDefault="00BE2C0C" w:rsidP="003A0F6C">
      <w:pPr>
        <w:spacing w:after="0"/>
        <w:ind w:left="643" w:right="221" w:firstLine="560"/>
      </w:pPr>
      <w:r>
        <w:t xml:space="preserve"> </w:t>
      </w:r>
      <m:oMath>
        <m:bar>
          <m:barPr>
            <m:pos m:val="top"/>
            <m:ctrlPr>
              <w:rPr>
                <w:rFonts w:ascii="Cambria Math" w:hAnsi="Cambria Math"/>
              </w:rPr>
            </m:ctrlPr>
          </m:barPr>
          <m:e>
            <m:r>
              <w:rPr>
                <w:rFonts w:ascii="Cambria Math" w:hAnsi="Cambria Math"/>
              </w:rPr>
              <m:t>f</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e>
            </m:d>
          </m:e>
        </m:bar>
        <m:r>
          <w:rPr>
            <w:rFonts w:ascii="Cambria Math" w:hAnsi="Cambria Math"/>
          </w:rPr>
          <m:t>=</m:t>
        </m:r>
        <m:nary>
          <m:naryPr>
            <m:chr m:val="∑"/>
            <m:ctrlPr>
              <w:rPr>
                <w:rFonts w:ascii="Cambria Math" w:hAnsi="Cambria Math"/>
              </w:rPr>
            </m:ctrlPr>
          </m:naryPr>
          <m:sub>
            <m:r>
              <w:rPr>
                <w:rFonts w:ascii="Cambria Math" w:hAnsi="Cambria Math"/>
              </w:rPr>
              <m:t>m</m:t>
            </m:r>
            <m:r>
              <w:rPr>
                <w:rFonts w:ascii="Cambria Math" w:hAnsi="Cambria Math"/>
              </w:rPr>
              <m:t>=0</m:t>
            </m:r>
            <m:ctrlPr>
              <w:rPr>
                <w:rFonts w:ascii="Cambria Math" w:hAnsi="Cambria Math"/>
                <w:i/>
              </w:rPr>
            </m:ctrlPr>
          </m:sub>
          <m:sup>
            <m:r>
              <m:rPr>
                <m:sty m:val="p"/>
              </m:rPr>
              <w:rPr>
                <w:rFonts w:ascii="Cambria Math" w:hAnsi="Cambria Math"/>
              </w:rPr>
              <m:t>∞</m:t>
            </m:r>
            <m:ctrlPr>
              <w:rPr>
                <w:rFonts w:ascii="Cambria Math" w:hAnsi="Cambria Math"/>
                <w:i/>
              </w:rPr>
            </m:ctrlPr>
          </m:sup>
          <m:e>
            <m:nary>
              <m:naryPr>
                <m:chr m:val="∑"/>
                <m:ctrlPr>
                  <w:rPr>
                    <w:rFonts w:ascii="Cambria Math" w:hAnsi="Cambria Math"/>
                  </w:rPr>
                </m:ctrlPr>
              </m:naryPr>
              <m:sub>
                <m:r>
                  <w:rPr>
                    <w:rFonts w:ascii="Cambria Math" w:hAnsi="Cambria Math"/>
                  </w:rPr>
                  <m:t>n</m:t>
                </m:r>
                <m:r>
                  <w:rPr>
                    <w:rFonts w:ascii="Cambria Math" w:hAnsi="Cambria Math"/>
                  </w:rPr>
                  <m:t>=0</m:t>
                </m:r>
                <m:ctrlPr>
                  <w:rPr>
                    <w:rFonts w:ascii="Cambria Math" w:hAnsi="Cambria Math"/>
                    <w:i/>
                  </w:rPr>
                </m:ctrlPr>
              </m:sub>
              <m:sup>
                <m:r>
                  <m:rPr>
                    <m:sty m:val="p"/>
                  </m:rPr>
                  <w:rPr>
                    <w:rFonts w:ascii="Cambria Math" w:hAnsi="Cambria Math"/>
                  </w:rPr>
                  <m:t>∞</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x</m:t>
                            </m:r>
                          </m:sub>
                        </m:sSub>
                      </m:e>
                    </m:d>
                  </m:e>
                  <m:sup>
                    <m:r>
                      <w:rPr>
                        <w:rFonts w:ascii="Cambria Math" w:hAnsi="Cambria Math"/>
                      </w:rPr>
                      <m:t>m</m:t>
                    </m:r>
                  </m:sup>
                </m:sSup>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w:rPr>
                                <w:rFonts w:ascii="Cambria Math" w:hAnsi="Cambria Math"/>
                              </w:rPr>
                              <m:t>y</m:t>
                            </m:r>
                          </m:sub>
                        </m:sSub>
                      </m:e>
                    </m:d>
                  </m:e>
                  <m:sup>
                    <m:r>
                      <w:rPr>
                        <w:rFonts w:ascii="Cambria Math" w:hAnsi="Cambria Math"/>
                      </w:rPr>
                      <m:t>n</m:t>
                    </m:r>
                  </m:sup>
                </m:sSup>
                <m:f>
                  <m:fPr>
                    <m:ctrlPr>
                      <w:rPr>
                        <w:rFonts w:ascii="Cambria Math" w:hAnsi="Cambria Math"/>
                      </w:rPr>
                    </m:ctrlPr>
                  </m:fPr>
                  <m:num>
                    <m:sSubSup>
                      <m:sSubSupPr>
                        <m:ctrlPr>
                          <w:rPr>
                            <w:rFonts w:ascii="Cambria Math" w:hAnsi="Cambria Math"/>
                            <w:i/>
                          </w:rPr>
                        </m:ctrlPr>
                      </m:sSubSupPr>
                      <m:e>
                        <m:r>
                          <w:rPr>
                            <w:rFonts w:ascii="Cambria Math" w:hAnsi="Cambria Math"/>
                          </w:rPr>
                          <m:t>f</m:t>
                        </m:r>
                      </m:e>
                      <m:sub>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y</m:t>
                            </m:r>
                          </m:e>
                        </m:d>
                      </m:sub>
                      <m:sup>
                        <m:d>
                          <m:dPr>
                            <m:ctrlPr>
                              <w:rPr>
                                <w:rFonts w:ascii="Cambria Math" w:hAnsi="Cambria Math"/>
                                <w:i/>
                              </w:rPr>
                            </m:ctrlPr>
                          </m:dPr>
                          <m:e>
                            <m:r>
                              <w:rPr>
                                <w:rFonts w:ascii="Cambria Math" w:hAnsi="Cambria Math"/>
                              </w:rPr>
                              <m:t>m</m:t>
                            </m:r>
                            <m:r>
                              <w:rPr>
                                <w:rFonts w:ascii="Cambria Math" w:hAnsi="Cambria Math"/>
                              </w:rPr>
                              <m:t>,</m:t>
                            </m:r>
                            <m:r>
                              <w:rPr>
                                <w:rFonts w:ascii="Cambria Math" w:hAnsi="Cambria Math"/>
                              </w:rPr>
                              <m:t>n</m:t>
                            </m:r>
                          </m:e>
                        </m:d>
                      </m:sup>
                    </m:sSubSup>
                    <m:ctrlPr>
                      <w:rPr>
                        <w:rFonts w:ascii="Cambria Math" w:hAnsi="Cambria Math"/>
                        <w:i/>
                      </w:rPr>
                    </m:ctrlPr>
                  </m:num>
                  <m:den>
                    <m:r>
                      <w:rPr>
                        <w:rFonts w:ascii="Cambria Math" w:hAnsi="Cambria Math"/>
                      </w:rPr>
                      <m:t>m</m:t>
                    </m:r>
                    <m:r>
                      <w:rPr>
                        <w:rFonts w:ascii="Cambria Math" w:hAnsi="Cambria Math"/>
                      </w:rPr>
                      <m:t>! </m:t>
                    </m:r>
                    <m:r>
                      <w:rPr>
                        <w:rFonts w:ascii="Cambria Math" w:hAnsi="Cambria Math"/>
                      </w:rPr>
                      <m:t>n</m:t>
                    </m:r>
                    <m:r>
                      <w:rPr>
                        <w:rFonts w:ascii="Cambria Math" w:hAnsi="Cambria Math"/>
                      </w:rPr>
                      <m:t>!</m:t>
                    </m:r>
                    <m:ctrlPr>
                      <w:rPr>
                        <w:rFonts w:ascii="Cambria Math" w:hAnsi="Cambria Math"/>
                        <w:i/>
                      </w:rPr>
                    </m:ctrlPr>
                  </m:den>
                </m:f>
                <m:ctrlPr>
                  <w:rPr>
                    <w:rFonts w:ascii="Cambria Math" w:hAnsi="Cambria Math"/>
                    <w:i/>
                  </w:rPr>
                </m:ctrlPr>
              </m:e>
            </m:nary>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x</m:t>
                </m:r>
              </m:sub>
            </m:sSub>
            <m:d>
              <m:dPr>
                <m:ctrlPr>
                  <w:rPr>
                    <w:rFonts w:ascii="Cambria Math" w:hAnsi="Cambria Math"/>
                    <w:i/>
                  </w:rPr>
                </m:ctrlPr>
              </m:dPr>
              <m:e>
                <m:r>
                  <w:rPr>
                    <w:rFonts w:ascii="Cambria Math" w:hAnsi="Cambria Math"/>
                  </w:rPr>
                  <m:t>m</m:t>
                </m:r>
              </m:e>
            </m:d>
            <m:sSub>
              <m:sSubPr>
                <m:ctrlPr>
                  <w:rPr>
                    <w:rFonts w:ascii="Cambria Math" w:hAnsi="Cambria Math"/>
                    <w:i/>
                  </w:rPr>
                </m:ctrlPr>
              </m:sSubPr>
              <m:e>
                <m:r>
                  <m:rPr>
                    <m:sty m:val="p"/>
                  </m:rPr>
                  <w:rPr>
                    <w:rFonts w:ascii="Cambria Math" w:hAnsi="Cambria Math"/>
                  </w:rPr>
                  <m:t>ζ</m:t>
                </m:r>
                <m:ctrlPr>
                  <w:rPr>
                    <w:rFonts w:ascii="Cambria Math" w:hAnsi="Cambria Math"/>
                  </w:rPr>
                </m:ctrlPr>
              </m:e>
              <m:sub>
                <m:r>
                  <w:rPr>
                    <w:rFonts w:ascii="Cambria Math" w:hAnsi="Cambria Math"/>
                  </w:rPr>
                  <m:t>y</m:t>
                </m:r>
              </m:sub>
            </m:sSub>
            <m:d>
              <m:dPr>
                <m:ctrlPr>
                  <w:rPr>
                    <w:rFonts w:ascii="Cambria Math" w:hAnsi="Cambria Math"/>
                    <w:i/>
                  </w:rPr>
                </m:ctrlPr>
              </m:dPr>
              <m:e>
                <m:r>
                  <w:rPr>
                    <w:rFonts w:ascii="Cambria Math" w:hAnsi="Cambria Math"/>
                  </w:rPr>
                  <m:t>n</m:t>
                </m:r>
              </m:e>
            </m:d>
            <m:ctrlPr>
              <w:rPr>
                <w:rFonts w:ascii="Cambria Math" w:hAnsi="Cambria Math"/>
                <w:i/>
              </w:rPr>
            </m:ctrlPr>
          </m:e>
        </m:nary>
      </m:oMath>
      <w:r>
        <w:t>;</w:t>
      </w:r>
      <w:r>
        <w:tab/>
      </w:r>
      <w:r w:rsidR="003A0F6C">
        <w:tab/>
      </w:r>
      <w:r>
        <w:t>(2.8)</w:t>
      </w:r>
    </w:p>
    <w:p w14:paraId="2DA07AB2" w14:textId="070B4A2A" w:rsidR="00F1214F" w:rsidRPr="006A7794" w:rsidRDefault="00BE2C0C">
      <w:pPr>
        <w:tabs>
          <w:tab w:val="center" w:pos="3220"/>
          <w:tab w:val="center" w:pos="6685"/>
        </w:tabs>
        <w:spacing w:after="206" w:line="265" w:lineRule="auto"/>
        <w:ind w:firstLine="0"/>
        <w:jc w:val="left"/>
        <w:rPr>
          <w:rFonts w:ascii="Calibri" w:eastAsia="Calibri" w:hAnsi="Calibri" w:cs="Calibri"/>
        </w:rPr>
      </w:pPr>
      <w:r>
        <w:rPr>
          <w:rFonts w:ascii="Calibri" w:eastAsia="Calibri" w:hAnsi="Calibri" w:cs="Calibri"/>
          <w:sz w:val="22"/>
        </w:rPr>
        <w:tab/>
      </w:r>
      <m:oMath>
        <m:sSup>
          <m:sSupPr>
            <m:ctrlPr>
              <w:rPr>
                <w:rFonts w:ascii="Cambria Math" w:eastAsia="Calibri" w:hAnsi="Cambria Math" w:cs="Calibri"/>
                <w:i/>
                <w:sz w:val="22"/>
              </w:rPr>
            </m:ctrlPr>
          </m:sSupPr>
          <m:e>
            <m:r>
              <m:rPr>
                <m:sty m:val="p"/>
              </m:rPr>
              <w:rPr>
                <w:rFonts w:ascii="Cambria Math" w:eastAsia="Calibri" w:hAnsi="Cambria Math" w:cs="Calibri"/>
                <w:sz w:val="22"/>
              </w:rPr>
              <m:t>δ</m:t>
            </m:r>
            <m:ctrlPr>
              <w:rPr>
                <w:rFonts w:ascii="Cambria Math" w:eastAsia="Calibri" w:hAnsi="Cambria Math" w:cs="Calibri"/>
                <w:sz w:val="22"/>
              </w:rPr>
            </m:ctrlPr>
          </m:e>
          <m:sup>
            <m:r>
              <w:rPr>
                <w:rFonts w:ascii="Cambria Math" w:eastAsia="Calibri" w:hAnsi="Cambria Math" w:cs="Calibri"/>
                <w:sz w:val="22"/>
              </w:rPr>
              <m:t>2</m:t>
            </m:r>
          </m:sup>
        </m:sSup>
        <m:r>
          <w:rPr>
            <w:rFonts w:ascii="Cambria Math" w:eastAsia="Calibri" w:hAnsi="Cambria Math" w:cs="Calibri"/>
            <w:sz w:val="22"/>
          </w:rPr>
          <m:t>f</m:t>
        </m:r>
        <m:d>
          <m:dPr>
            <m:ctrlPr>
              <w:rPr>
                <w:rFonts w:ascii="Cambria Math" w:eastAsia="Calibri" w:hAnsi="Cambria Math" w:cs="Calibri"/>
                <w:i/>
                <w:sz w:val="22"/>
              </w:rPr>
            </m:ctrlPr>
          </m:dPr>
          <m:e>
            <m:r>
              <w:rPr>
                <w:rFonts w:ascii="Cambria Math" w:eastAsia="Calibri" w:hAnsi="Cambria Math" w:cs="Calibri"/>
                <w:sz w:val="22"/>
              </w:rPr>
              <m:t>x</m:t>
            </m:r>
            <m:r>
              <w:rPr>
                <w:rFonts w:ascii="Cambria Math" w:eastAsia="Calibri" w:hAnsi="Cambria Math" w:cs="Calibri"/>
                <w:sz w:val="22"/>
              </w:rPr>
              <m:t>,</m:t>
            </m:r>
            <m:r>
              <w:rPr>
                <w:rFonts w:ascii="Cambria Math" w:eastAsia="Calibri" w:hAnsi="Cambria Math" w:cs="Calibri"/>
                <w:sz w:val="22"/>
              </w:rPr>
              <m:t>y</m:t>
            </m:r>
          </m:e>
        </m:d>
        <m:r>
          <w:rPr>
            <w:rFonts w:ascii="Cambria Math" w:eastAsia="Calibri" w:hAnsi="Cambria Math" w:cs="Calibri"/>
            <w:sz w:val="22"/>
          </w:rPr>
          <m:t>=</m:t>
        </m:r>
        <m:nary>
          <m:naryPr>
            <m:chr m:val="∑"/>
            <m:ctrlPr>
              <w:rPr>
                <w:rFonts w:ascii="Cambria Math" w:eastAsia="Calibri" w:hAnsi="Cambria Math" w:cs="Calibri"/>
                <w:sz w:val="22"/>
              </w:rPr>
            </m:ctrlPr>
          </m:naryPr>
          <m:sub>
            <m:r>
              <w:rPr>
                <w:rFonts w:ascii="Cambria Math" w:eastAsia="Calibri" w:hAnsi="Cambria Math" w:cs="Calibri"/>
                <w:sz w:val="22"/>
              </w:rPr>
              <m:t>m</m:t>
            </m:r>
            <m:r>
              <w:rPr>
                <w:rFonts w:ascii="Cambria Math" w:eastAsia="Calibri" w:hAnsi="Cambria Math" w:cs="Calibri"/>
                <w:sz w:val="22"/>
              </w:rPr>
              <m:t>=1</m:t>
            </m:r>
            <m:ctrlPr>
              <w:rPr>
                <w:rFonts w:ascii="Cambria Math" w:eastAsia="Calibri" w:hAnsi="Cambria Math" w:cs="Calibri"/>
                <w:i/>
                <w:sz w:val="22"/>
              </w:rPr>
            </m:ctrlPr>
          </m:sub>
          <m:sup>
            <m:r>
              <m:rPr>
                <m:sty m:val="p"/>
              </m:rPr>
              <w:rPr>
                <w:rFonts w:ascii="Cambria Math" w:eastAsia="Calibri" w:hAnsi="Cambria Math" w:cs="Calibri"/>
                <w:sz w:val="22"/>
              </w:rPr>
              <m:t>∞</m:t>
            </m:r>
            <m:ctrlPr>
              <w:rPr>
                <w:rFonts w:ascii="Cambria Math" w:eastAsia="Calibri" w:hAnsi="Cambria Math" w:cs="Calibri"/>
                <w:i/>
                <w:sz w:val="22"/>
              </w:rPr>
            </m:ctrlPr>
          </m:sup>
          <m:e>
            <m:nary>
              <m:naryPr>
                <m:chr m:val="∑"/>
                <m:ctrlPr>
                  <w:rPr>
                    <w:rFonts w:ascii="Cambria Math" w:eastAsia="Calibri" w:hAnsi="Cambria Math" w:cs="Calibri"/>
                    <w:sz w:val="22"/>
                  </w:rPr>
                </m:ctrlPr>
              </m:naryPr>
              <m:sub>
                <m:r>
                  <w:rPr>
                    <w:rFonts w:ascii="Cambria Math" w:eastAsia="Calibri" w:hAnsi="Cambria Math" w:cs="Calibri"/>
                    <w:sz w:val="22"/>
                  </w:rPr>
                  <m:t>n</m:t>
                </m:r>
                <m:r>
                  <w:rPr>
                    <w:rFonts w:ascii="Cambria Math" w:eastAsia="Calibri" w:hAnsi="Cambria Math" w:cs="Calibri"/>
                    <w:sz w:val="22"/>
                  </w:rPr>
                  <m:t>=1</m:t>
                </m:r>
                <m:ctrlPr>
                  <w:rPr>
                    <w:rFonts w:ascii="Cambria Math" w:eastAsia="Calibri" w:hAnsi="Cambria Math" w:cs="Calibri"/>
                    <w:i/>
                    <w:sz w:val="22"/>
                  </w:rPr>
                </m:ctrlPr>
              </m:sub>
              <m:sup>
                <m:r>
                  <m:rPr>
                    <m:sty m:val="p"/>
                  </m:rPr>
                  <w:rPr>
                    <w:rFonts w:ascii="Cambria Math" w:eastAsia="Calibri" w:hAnsi="Cambria Math" w:cs="Calibri"/>
                    <w:sz w:val="22"/>
                  </w:rPr>
                  <m:t>∞</m:t>
                </m:r>
                <m:ctrlPr>
                  <w:rPr>
                    <w:rFonts w:ascii="Cambria Math" w:eastAsia="Calibri" w:hAnsi="Cambria Math" w:cs="Calibri"/>
                    <w:i/>
                    <w:sz w:val="22"/>
                  </w:rPr>
                </m:ctrlPr>
              </m:sup>
              <m:e>
                <m:sSup>
                  <m:sSupPr>
                    <m:ctrlPr>
                      <w:rPr>
                        <w:rFonts w:ascii="Cambria Math" w:eastAsia="Calibri" w:hAnsi="Cambria Math" w:cs="Calibri"/>
                        <w:i/>
                        <w:sz w:val="22"/>
                      </w:rPr>
                    </m:ctrlPr>
                  </m:sSupPr>
                  <m:e>
                    <m:d>
                      <m:dPr>
                        <m:ctrlPr>
                          <w:rPr>
                            <w:rFonts w:ascii="Cambria Math" w:eastAsia="Calibri" w:hAnsi="Cambria Math" w:cs="Calibri"/>
                            <w:i/>
                            <w:sz w:val="22"/>
                          </w:rPr>
                        </m:ctrlPr>
                      </m:dPr>
                      <m:e>
                        <m:sSub>
                          <m:sSubPr>
                            <m:ctrlPr>
                              <w:rPr>
                                <w:rFonts w:ascii="Cambria Math" w:eastAsia="Calibri" w:hAnsi="Cambria Math" w:cs="Calibri"/>
                                <w:i/>
                                <w:sz w:val="22"/>
                              </w:rPr>
                            </m:ctrlPr>
                          </m:sSubPr>
                          <m:e>
                            <m:r>
                              <m:rPr>
                                <m:sty m:val="p"/>
                              </m:rPr>
                              <w:rPr>
                                <w:rFonts w:ascii="Cambria Math" w:eastAsia="Calibri" w:hAnsi="Cambria Math" w:cs="Calibri"/>
                                <w:sz w:val="22"/>
                              </w:rPr>
                              <m:t>σ</m:t>
                            </m:r>
                          </m:e>
                          <m:sub>
                            <m:r>
                              <w:rPr>
                                <w:rFonts w:ascii="Cambria Math" w:eastAsia="Calibri" w:hAnsi="Cambria Math" w:cs="Calibri"/>
                                <w:sz w:val="22"/>
                              </w:rPr>
                              <m:t>x</m:t>
                            </m:r>
                          </m:sub>
                        </m:sSub>
                      </m:e>
                    </m:d>
                  </m:e>
                  <m:sup>
                    <m:r>
                      <w:rPr>
                        <w:rFonts w:ascii="Cambria Math" w:eastAsia="Calibri" w:hAnsi="Cambria Math" w:cs="Calibri"/>
                        <w:sz w:val="22"/>
                      </w:rPr>
                      <m:t>m</m:t>
                    </m:r>
                  </m:sup>
                </m:sSup>
                <m:sSup>
                  <m:sSupPr>
                    <m:ctrlPr>
                      <w:rPr>
                        <w:rFonts w:ascii="Cambria Math" w:eastAsia="Calibri" w:hAnsi="Cambria Math" w:cs="Calibri"/>
                        <w:i/>
                        <w:sz w:val="22"/>
                      </w:rPr>
                    </m:ctrlPr>
                  </m:sSupPr>
                  <m:e>
                    <m:d>
                      <m:dPr>
                        <m:ctrlPr>
                          <w:rPr>
                            <w:rFonts w:ascii="Cambria Math" w:eastAsia="Calibri" w:hAnsi="Cambria Math" w:cs="Calibri"/>
                            <w:i/>
                            <w:sz w:val="22"/>
                          </w:rPr>
                        </m:ctrlPr>
                      </m:dPr>
                      <m:e>
                        <m:sSub>
                          <m:sSubPr>
                            <m:ctrlPr>
                              <w:rPr>
                                <w:rFonts w:ascii="Cambria Math" w:eastAsia="Calibri" w:hAnsi="Cambria Math" w:cs="Calibri"/>
                                <w:i/>
                                <w:sz w:val="22"/>
                              </w:rPr>
                            </m:ctrlPr>
                          </m:sSubPr>
                          <m:e>
                            <m:r>
                              <m:rPr>
                                <m:sty m:val="p"/>
                              </m:rPr>
                              <w:rPr>
                                <w:rFonts w:ascii="Cambria Math" w:eastAsia="Calibri" w:hAnsi="Cambria Math" w:cs="Calibri"/>
                                <w:sz w:val="22"/>
                              </w:rPr>
                              <m:t>σ</m:t>
                            </m:r>
                          </m:e>
                          <m:sub>
                            <m:r>
                              <w:rPr>
                                <w:rFonts w:ascii="Cambria Math" w:eastAsia="Calibri" w:hAnsi="Cambria Math" w:cs="Calibri"/>
                                <w:sz w:val="22"/>
                              </w:rPr>
                              <m:t>y</m:t>
                            </m:r>
                          </m:sub>
                        </m:sSub>
                      </m:e>
                    </m:d>
                  </m:e>
                  <m:sup>
                    <m:r>
                      <w:rPr>
                        <w:rFonts w:ascii="Cambria Math" w:eastAsia="Calibri" w:hAnsi="Cambria Math" w:cs="Calibri"/>
                        <w:sz w:val="22"/>
                      </w:rPr>
                      <m:t>n</m:t>
                    </m:r>
                  </m:sup>
                </m:sSup>
                <m:nary>
                  <m:naryPr>
                    <m:chr m:val="∑"/>
                    <m:ctrlPr>
                      <w:rPr>
                        <w:rFonts w:ascii="Cambria Math" w:eastAsia="Calibri" w:hAnsi="Cambria Math" w:cs="Calibri"/>
                        <w:sz w:val="22"/>
                      </w:rPr>
                    </m:ctrlPr>
                  </m:naryPr>
                  <m:sub>
                    <m:r>
                      <w:rPr>
                        <w:rFonts w:ascii="Cambria Math" w:eastAsia="Calibri" w:hAnsi="Cambria Math" w:cs="Calibri"/>
                        <w:sz w:val="22"/>
                      </w:rPr>
                      <m:t>i</m:t>
                    </m:r>
                    <m:r>
                      <w:rPr>
                        <w:rFonts w:ascii="Cambria Math" w:eastAsia="Calibri" w:hAnsi="Cambria Math" w:cs="Calibri"/>
                        <w:sz w:val="22"/>
                      </w:rPr>
                      <m:t>=0</m:t>
                    </m:r>
                    <m:ctrlPr>
                      <w:rPr>
                        <w:rFonts w:ascii="Cambria Math" w:eastAsia="Calibri" w:hAnsi="Cambria Math" w:cs="Calibri"/>
                        <w:i/>
                        <w:sz w:val="22"/>
                      </w:rPr>
                    </m:ctrlPr>
                  </m:sub>
                  <m:sup>
                    <m:r>
                      <w:rPr>
                        <w:rFonts w:ascii="Cambria Math" w:eastAsia="Calibri" w:hAnsi="Cambria Math" w:cs="Calibri"/>
                        <w:sz w:val="22"/>
                      </w:rPr>
                      <m:t>m</m:t>
                    </m:r>
                    <m:ctrlPr>
                      <w:rPr>
                        <w:rFonts w:ascii="Cambria Math" w:eastAsia="Calibri" w:hAnsi="Cambria Math" w:cs="Calibri"/>
                        <w:i/>
                        <w:sz w:val="22"/>
                      </w:rPr>
                    </m:ctrlPr>
                  </m:sup>
                  <m:e>
                    <m:nary>
                      <m:naryPr>
                        <m:chr m:val="∑"/>
                        <m:ctrlPr>
                          <w:rPr>
                            <w:rFonts w:ascii="Cambria Math" w:eastAsia="Calibri" w:hAnsi="Cambria Math" w:cs="Calibri"/>
                            <w:sz w:val="22"/>
                          </w:rPr>
                        </m:ctrlPr>
                      </m:naryPr>
                      <m:sub>
                        <m:r>
                          <w:rPr>
                            <w:rFonts w:ascii="Cambria Math" w:eastAsia="Calibri" w:hAnsi="Cambria Math" w:cs="Calibri"/>
                            <w:sz w:val="22"/>
                          </w:rPr>
                          <m:t>j</m:t>
                        </m:r>
                        <m:r>
                          <w:rPr>
                            <w:rFonts w:ascii="Cambria Math" w:eastAsia="Calibri" w:hAnsi="Cambria Math" w:cs="Calibri"/>
                            <w:sz w:val="22"/>
                          </w:rPr>
                          <m:t>=0</m:t>
                        </m:r>
                        <m:ctrlPr>
                          <w:rPr>
                            <w:rFonts w:ascii="Cambria Math" w:eastAsia="Calibri" w:hAnsi="Cambria Math" w:cs="Calibri"/>
                            <w:i/>
                            <w:sz w:val="22"/>
                          </w:rPr>
                        </m:ctrlPr>
                      </m:sub>
                      <m:sup>
                        <m:r>
                          <w:rPr>
                            <w:rFonts w:ascii="Cambria Math" w:eastAsia="Calibri" w:hAnsi="Cambria Math" w:cs="Calibri"/>
                            <w:sz w:val="22"/>
                          </w:rPr>
                          <m:t>n</m:t>
                        </m:r>
                        <m:ctrlPr>
                          <w:rPr>
                            <w:rFonts w:ascii="Cambria Math" w:eastAsia="Calibri" w:hAnsi="Cambria Math" w:cs="Calibri"/>
                            <w:i/>
                            <w:sz w:val="22"/>
                          </w:rPr>
                        </m:ctrlPr>
                      </m:sup>
                      <m:e>
                        <m:f>
                          <m:fPr>
                            <m:ctrlPr>
                              <w:rPr>
                                <w:rFonts w:ascii="Cambria Math" w:eastAsia="Calibri" w:hAnsi="Cambria Math" w:cs="Calibri"/>
                                <w:sz w:val="22"/>
                              </w:rPr>
                            </m:ctrlPr>
                          </m:fPr>
                          <m:num>
                            <m:sSubSup>
                              <m:sSubSupPr>
                                <m:ctrlPr>
                                  <w:rPr>
                                    <w:rFonts w:ascii="Cambria Math" w:eastAsia="Calibri" w:hAnsi="Cambria Math" w:cs="Calibri"/>
                                    <w:i/>
                                    <w:sz w:val="22"/>
                                  </w:rPr>
                                </m:ctrlPr>
                              </m:sSubSupPr>
                              <m:e>
                                <m:r>
                                  <w:rPr>
                                    <w:rFonts w:ascii="Cambria Math" w:eastAsia="Calibri" w:hAnsi="Cambria Math" w:cs="Calibri"/>
                                    <w:sz w:val="22"/>
                                  </w:rPr>
                                  <m:t>f</m:t>
                                </m:r>
                              </m:e>
                              <m:sub>
                                <m:d>
                                  <m:dPr>
                                    <m:ctrlPr>
                                      <w:rPr>
                                        <w:rFonts w:ascii="Cambria Math" w:eastAsia="Calibri" w:hAnsi="Cambria Math" w:cs="Calibri"/>
                                        <w:i/>
                                        <w:sz w:val="22"/>
                                      </w:rPr>
                                    </m:ctrlPr>
                                  </m:dPr>
                                  <m:e>
                                    <m:r>
                                      <w:rPr>
                                        <w:rFonts w:ascii="Cambria Math" w:eastAsia="Calibri" w:hAnsi="Cambria Math" w:cs="Calibri"/>
                                        <w:sz w:val="22"/>
                                      </w:rPr>
                                      <m:t>x</m:t>
                                    </m:r>
                                    <m:r>
                                      <w:rPr>
                                        <w:rFonts w:ascii="Cambria Math" w:eastAsia="Calibri" w:hAnsi="Cambria Math" w:cs="Calibri"/>
                                        <w:sz w:val="22"/>
                                      </w:rPr>
                                      <m:t>,</m:t>
                                    </m:r>
                                    <m:r>
                                      <w:rPr>
                                        <w:rFonts w:ascii="Cambria Math" w:eastAsia="Calibri" w:hAnsi="Cambria Math" w:cs="Calibri"/>
                                        <w:sz w:val="22"/>
                                      </w:rPr>
                                      <m:t>y</m:t>
                                    </m:r>
                                  </m:e>
                                </m:d>
                              </m:sub>
                              <m:sup>
                                <m:d>
                                  <m:dPr>
                                    <m:ctrlPr>
                                      <w:rPr>
                                        <w:rFonts w:ascii="Cambria Math" w:eastAsia="Calibri" w:hAnsi="Cambria Math" w:cs="Calibri"/>
                                        <w:i/>
                                        <w:sz w:val="22"/>
                                      </w:rPr>
                                    </m:ctrlPr>
                                  </m:dPr>
                                  <m:e>
                                    <m:r>
                                      <w:rPr>
                                        <w:rFonts w:ascii="Cambria Math" w:eastAsia="Calibri" w:hAnsi="Cambria Math" w:cs="Calibri"/>
                                        <w:sz w:val="22"/>
                                      </w:rPr>
                                      <m:t>i</m:t>
                                    </m:r>
                                    <m:r>
                                      <w:rPr>
                                        <w:rFonts w:ascii="Cambria Math" w:eastAsia="Calibri" w:hAnsi="Cambria Math" w:cs="Calibri"/>
                                        <w:sz w:val="22"/>
                                      </w:rPr>
                                      <m:t>,</m:t>
                                    </m:r>
                                    <m:r>
                                      <w:rPr>
                                        <w:rFonts w:ascii="Cambria Math" w:eastAsia="Calibri" w:hAnsi="Cambria Math" w:cs="Calibri"/>
                                        <w:sz w:val="22"/>
                                      </w:rPr>
                                      <m:t>j</m:t>
                                    </m:r>
                                  </m:e>
                                </m:d>
                              </m:sup>
                            </m:sSubSup>
                            <m:ctrlPr>
                              <w:rPr>
                                <w:rFonts w:ascii="Cambria Math" w:eastAsia="Calibri" w:hAnsi="Cambria Math" w:cs="Calibri"/>
                                <w:i/>
                                <w:sz w:val="22"/>
                              </w:rPr>
                            </m:ctrlPr>
                          </m:num>
                          <m:den>
                            <m:r>
                              <w:rPr>
                                <w:rFonts w:ascii="Cambria Math" w:eastAsia="Calibri" w:hAnsi="Cambria Math" w:cs="Calibri"/>
                                <w:sz w:val="22"/>
                              </w:rPr>
                              <m:t>i</m:t>
                            </m:r>
                            <m:r>
                              <w:rPr>
                                <w:rFonts w:ascii="Cambria Math" w:eastAsia="Calibri" w:hAnsi="Cambria Math" w:cs="Calibri"/>
                                <w:sz w:val="22"/>
                              </w:rPr>
                              <m:t>! </m:t>
                            </m:r>
                            <m:r>
                              <w:rPr>
                                <w:rFonts w:ascii="Cambria Math" w:eastAsia="Calibri" w:hAnsi="Cambria Math" w:cs="Calibri"/>
                                <w:sz w:val="22"/>
                              </w:rPr>
                              <m:t>j</m:t>
                            </m:r>
                            <m:r>
                              <w:rPr>
                                <w:rFonts w:ascii="Cambria Math" w:eastAsia="Calibri" w:hAnsi="Cambria Math" w:cs="Calibri"/>
                                <w:sz w:val="22"/>
                              </w:rPr>
                              <m:t>!</m:t>
                            </m:r>
                            <m:ctrlPr>
                              <w:rPr>
                                <w:rFonts w:ascii="Cambria Math" w:eastAsia="Calibri" w:hAnsi="Cambria Math" w:cs="Calibri"/>
                                <w:i/>
                                <w:sz w:val="22"/>
                              </w:rPr>
                            </m:ctrlPr>
                          </m:den>
                        </m:f>
                        <m:f>
                          <m:fPr>
                            <m:ctrlPr>
                              <w:rPr>
                                <w:rFonts w:ascii="Cambria Math" w:eastAsia="Calibri" w:hAnsi="Cambria Math" w:cs="Calibri"/>
                                <w:sz w:val="22"/>
                              </w:rPr>
                            </m:ctrlPr>
                          </m:fPr>
                          <m:num>
                            <m:sSubSup>
                              <m:sSubSupPr>
                                <m:ctrlPr>
                                  <w:rPr>
                                    <w:rFonts w:ascii="Cambria Math" w:eastAsia="Calibri" w:hAnsi="Cambria Math" w:cs="Calibri"/>
                                    <w:i/>
                                    <w:sz w:val="22"/>
                                  </w:rPr>
                                </m:ctrlPr>
                              </m:sSubSupPr>
                              <m:e>
                                <m:r>
                                  <w:rPr>
                                    <w:rFonts w:ascii="Cambria Math" w:eastAsia="Calibri" w:hAnsi="Cambria Math" w:cs="Calibri"/>
                                    <w:sz w:val="22"/>
                                  </w:rPr>
                                  <m:t>f</m:t>
                                </m:r>
                              </m:e>
                              <m:sub>
                                <m:d>
                                  <m:dPr>
                                    <m:ctrlPr>
                                      <w:rPr>
                                        <w:rFonts w:ascii="Cambria Math" w:eastAsia="Calibri" w:hAnsi="Cambria Math" w:cs="Calibri"/>
                                        <w:i/>
                                        <w:sz w:val="22"/>
                                      </w:rPr>
                                    </m:ctrlPr>
                                  </m:dPr>
                                  <m:e>
                                    <m:r>
                                      <w:rPr>
                                        <w:rFonts w:ascii="Cambria Math" w:eastAsia="Calibri" w:hAnsi="Cambria Math" w:cs="Calibri"/>
                                        <w:sz w:val="22"/>
                                      </w:rPr>
                                      <m:t>x</m:t>
                                    </m:r>
                                    <m:r>
                                      <w:rPr>
                                        <w:rFonts w:ascii="Cambria Math" w:eastAsia="Calibri" w:hAnsi="Cambria Math" w:cs="Calibri"/>
                                        <w:sz w:val="22"/>
                                      </w:rPr>
                                      <m:t>,</m:t>
                                    </m:r>
                                    <m:r>
                                      <w:rPr>
                                        <w:rFonts w:ascii="Cambria Math" w:eastAsia="Calibri" w:hAnsi="Cambria Math" w:cs="Calibri"/>
                                        <w:sz w:val="22"/>
                                      </w:rPr>
                                      <m:t>y</m:t>
                                    </m:r>
                                  </m:e>
                                </m:d>
                              </m:sub>
                              <m:sup>
                                <m:d>
                                  <m:dPr>
                                    <m:ctrlPr>
                                      <w:rPr>
                                        <w:rFonts w:ascii="Cambria Math" w:eastAsia="Calibri" w:hAnsi="Cambria Math" w:cs="Calibri"/>
                                        <w:i/>
                                        <w:sz w:val="22"/>
                                      </w:rPr>
                                    </m:ctrlPr>
                                  </m:dPr>
                                  <m:e>
                                    <m:r>
                                      <w:rPr>
                                        <w:rFonts w:ascii="Cambria Math" w:eastAsia="Calibri" w:hAnsi="Cambria Math" w:cs="Calibri"/>
                                        <w:sz w:val="22"/>
                                      </w:rPr>
                                      <m:t>m</m:t>
                                    </m:r>
                                    <m:r>
                                      <w:rPr>
                                        <w:rFonts w:ascii="Cambria Math" w:eastAsia="Calibri" w:hAnsi="Cambria Math" w:cs="Calibri"/>
                                        <w:sz w:val="22"/>
                                      </w:rPr>
                                      <m:t>-</m:t>
                                    </m:r>
                                    <m:r>
                                      <w:rPr>
                                        <w:rFonts w:ascii="Cambria Math" w:eastAsia="Calibri" w:hAnsi="Cambria Math" w:cs="Calibri"/>
                                        <w:sz w:val="22"/>
                                      </w:rPr>
                                      <m:t>i</m:t>
                                    </m:r>
                                    <m:r>
                                      <w:rPr>
                                        <w:rFonts w:ascii="Cambria Math" w:eastAsia="Calibri" w:hAnsi="Cambria Math" w:cs="Calibri"/>
                                        <w:sz w:val="22"/>
                                      </w:rPr>
                                      <m:t>,</m:t>
                                    </m:r>
                                    <m:r>
                                      <w:rPr>
                                        <w:rFonts w:ascii="Cambria Math" w:eastAsia="Calibri" w:hAnsi="Cambria Math" w:cs="Calibri"/>
                                        <w:sz w:val="22"/>
                                      </w:rPr>
                                      <m:t>n</m:t>
                                    </m:r>
                                    <m:r>
                                      <w:rPr>
                                        <w:rFonts w:ascii="Cambria Math" w:eastAsia="Calibri" w:hAnsi="Cambria Math" w:cs="Calibri"/>
                                        <w:sz w:val="22"/>
                                      </w:rPr>
                                      <m:t>-</m:t>
                                    </m:r>
                                    <m:r>
                                      <w:rPr>
                                        <w:rFonts w:ascii="Cambria Math" w:eastAsia="Calibri" w:hAnsi="Cambria Math" w:cs="Calibri"/>
                                        <w:sz w:val="22"/>
                                      </w:rPr>
                                      <m:t>j</m:t>
                                    </m:r>
                                  </m:e>
                                </m:d>
                              </m:sup>
                            </m:sSubSup>
                            <m:ctrlPr>
                              <w:rPr>
                                <w:rFonts w:ascii="Cambria Math" w:eastAsia="Calibri" w:hAnsi="Cambria Math" w:cs="Calibri"/>
                                <w:i/>
                                <w:sz w:val="22"/>
                              </w:rPr>
                            </m:ctrlPr>
                          </m:num>
                          <m:den>
                            <m:d>
                              <m:dPr>
                                <m:ctrlPr>
                                  <w:rPr>
                                    <w:rFonts w:ascii="Cambria Math" w:eastAsia="Calibri" w:hAnsi="Cambria Math" w:cs="Calibri"/>
                                    <w:i/>
                                    <w:sz w:val="22"/>
                                  </w:rPr>
                                </m:ctrlPr>
                              </m:dPr>
                              <m:e>
                                <m:r>
                                  <w:rPr>
                                    <w:rFonts w:ascii="Cambria Math" w:eastAsia="Calibri" w:hAnsi="Cambria Math" w:cs="Calibri"/>
                                    <w:sz w:val="22"/>
                                  </w:rPr>
                                  <m:t>m</m:t>
                                </m:r>
                                <m:r>
                                  <w:rPr>
                                    <w:rFonts w:ascii="Cambria Math" w:eastAsia="Calibri" w:hAnsi="Cambria Math" w:cs="Calibri"/>
                                    <w:sz w:val="22"/>
                                  </w:rPr>
                                  <m:t>-</m:t>
                                </m:r>
                                <m:r>
                                  <w:rPr>
                                    <w:rFonts w:ascii="Cambria Math" w:eastAsia="Calibri" w:hAnsi="Cambria Math" w:cs="Calibri"/>
                                    <w:sz w:val="22"/>
                                  </w:rPr>
                                  <m:t>i</m:t>
                                </m:r>
                              </m:e>
                            </m:d>
                            <m:r>
                              <w:rPr>
                                <w:rFonts w:ascii="Cambria Math" w:eastAsia="Calibri" w:hAnsi="Cambria Math" w:cs="Calibri"/>
                                <w:sz w:val="22"/>
                              </w:rPr>
                              <m:t>! </m:t>
                            </m:r>
                            <m:d>
                              <m:dPr>
                                <m:ctrlPr>
                                  <w:rPr>
                                    <w:rFonts w:ascii="Cambria Math" w:eastAsia="Calibri" w:hAnsi="Cambria Math" w:cs="Calibri"/>
                                    <w:i/>
                                    <w:sz w:val="22"/>
                                  </w:rPr>
                                </m:ctrlPr>
                              </m:dPr>
                              <m:e>
                                <m:r>
                                  <w:rPr>
                                    <w:rFonts w:ascii="Cambria Math" w:eastAsia="Calibri" w:hAnsi="Cambria Math" w:cs="Calibri"/>
                                    <w:sz w:val="22"/>
                                  </w:rPr>
                                  <m:t>n</m:t>
                                </m:r>
                                <m:r>
                                  <w:rPr>
                                    <w:rFonts w:ascii="Cambria Math" w:eastAsia="Calibri" w:hAnsi="Cambria Math" w:cs="Calibri"/>
                                    <w:sz w:val="22"/>
                                  </w:rPr>
                                  <m:t>-</m:t>
                                </m:r>
                                <m:r>
                                  <w:rPr>
                                    <w:rFonts w:ascii="Cambria Math" w:eastAsia="Calibri" w:hAnsi="Cambria Math" w:cs="Calibri"/>
                                    <w:sz w:val="22"/>
                                  </w:rPr>
                                  <m:t>j</m:t>
                                </m:r>
                              </m:e>
                            </m:d>
                            <m:r>
                              <w:rPr>
                                <w:rFonts w:ascii="Cambria Math" w:eastAsia="Calibri" w:hAnsi="Cambria Math" w:cs="Calibri"/>
                                <w:sz w:val="22"/>
                              </w:rPr>
                              <m:t>!</m:t>
                            </m:r>
                            <m:ctrlPr>
                              <w:rPr>
                                <w:rFonts w:ascii="Cambria Math" w:eastAsia="Calibri" w:hAnsi="Cambria Math" w:cs="Calibri"/>
                                <w:i/>
                                <w:sz w:val="22"/>
                              </w:rPr>
                            </m:ctrlPr>
                          </m:den>
                        </m:f>
                        <m:ctrlPr>
                          <w:rPr>
                            <w:rFonts w:ascii="Cambria Math" w:eastAsia="Calibri" w:hAnsi="Cambria Math" w:cs="Calibri"/>
                            <w:i/>
                            <w:sz w:val="22"/>
                          </w:rPr>
                        </m:ctrlPr>
                      </m:e>
                    </m:nary>
                    <m:ctrlPr>
                      <w:rPr>
                        <w:rFonts w:ascii="Cambria Math" w:eastAsia="Calibri" w:hAnsi="Cambria Math" w:cs="Calibri"/>
                        <w:i/>
                        <w:sz w:val="22"/>
                      </w:rPr>
                    </m:ctrlPr>
                  </m:e>
                </m:nary>
                <m:ctrlPr>
                  <w:rPr>
                    <w:rFonts w:ascii="Cambria Math" w:eastAsia="Calibri" w:hAnsi="Cambria Math" w:cs="Calibri"/>
                    <w:i/>
                    <w:sz w:val="22"/>
                  </w:rPr>
                </m:ctrlPr>
              </m:e>
            </m:nary>
            <m:ctrlPr>
              <w:rPr>
                <w:rFonts w:ascii="Cambria Math" w:eastAsia="Calibri" w:hAnsi="Cambria Math" w:cs="Calibri"/>
                <w:i/>
                <w:sz w:val="22"/>
              </w:rPr>
            </m:ctrlPr>
          </m:e>
        </m:nary>
      </m:oMath>
      <w:r w:rsidR="005021B4">
        <w:rPr>
          <w:rFonts w:ascii="Calibri" w:eastAsia="Calibri" w:hAnsi="Calibri" w:cs="Calibri"/>
          <w:sz w:val="22"/>
        </w:rPr>
        <w:br/>
      </w:r>
      <w:r w:rsidR="009757C9">
        <w:rPr>
          <w:rFonts w:ascii="Calibri" w:eastAsia="Calibri" w:hAnsi="Calibri" w:cs="Calibri"/>
          <w:sz w:val="22"/>
        </w:rPr>
        <w:tab/>
      </w:r>
      <m:oMath>
        <m:d>
          <m:dPr>
            <m:ctrlPr>
              <w:rPr>
                <w:rFonts w:ascii="Cambria Math" w:eastAsia="Calibri" w:hAnsi="Cambria Math" w:cs="Calibri"/>
                <w:sz w:val="22"/>
              </w:rPr>
            </m:ctrlPr>
          </m:dPr>
          <m:e>
            <m:sSub>
              <m:sSubPr>
                <m:ctrlPr>
                  <w:rPr>
                    <w:rFonts w:ascii="Cambria Math" w:eastAsia="Calibri" w:hAnsi="Cambria Math" w:cs="Calibri"/>
                    <w:i/>
                    <w:sz w:val="22"/>
                  </w:rPr>
                </m:ctrlPr>
              </m:sSubPr>
              <m:e>
                <m:r>
                  <w:rPr>
                    <w:rFonts w:ascii="Cambria Math" w:eastAsia="Calibri" w:hAnsi="Cambria Math" w:cs="Calibri"/>
                    <w:sz w:val="22"/>
                  </w:rPr>
                  <m:t>ζ</m:t>
                </m:r>
              </m:e>
              <m:sub>
                <m:r>
                  <w:rPr>
                    <w:rFonts w:ascii="Cambria Math" w:eastAsia="Calibri" w:hAnsi="Cambria Math" w:cs="Calibri"/>
                    <w:sz w:val="22"/>
                  </w:rPr>
                  <m:t>x</m:t>
                </m:r>
              </m:sub>
            </m:sSub>
            <m:d>
              <m:dPr>
                <m:ctrlPr>
                  <w:rPr>
                    <w:rFonts w:ascii="Cambria Math" w:eastAsia="Calibri" w:hAnsi="Cambria Math" w:cs="Calibri"/>
                    <w:i/>
                    <w:sz w:val="22"/>
                  </w:rPr>
                </m:ctrlPr>
              </m:dPr>
              <m:e>
                <m:r>
                  <w:rPr>
                    <w:rFonts w:ascii="Cambria Math" w:eastAsia="Calibri" w:hAnsi="Cambria Math" w:cs="Calibri"/>
                    <w:sz w:val="22"/>
                  </w:rPr>
                  <m:t>m</m:t>
                </m:r>
              </m:e>
            </m:d>
            <m:sSub>
              <m:sSubPr>
                <m:ctrlPr>
                  <w:rPr>
                    <w:rFonts w:ascii="Cambria Math" w:eastAsia="Calibri" w:hAnsi="Cambria Math" w:cs="Calibri"/>
                    <w:i/>
                    <w:sz w:val="22"/>
                  </w:rPr>
                </m:ctrlPr>
              </m:sSubPr>
              <m:e>
                <m:r>
                  <w:rPr>
                    <w:rFonts w:ascii="Cambria Math" w:eastAsia="Calibri" w:hAnsi="Cambria Math" w:cs="Calibri"/>
                    <w:sz w:val="22"/>
                  </w:rPr>
                  <m:t>ζ</m:t>
                </m:r>
                <m:ctrlPr>
                  <w:rPr>
                    <w:rFonts w:ascii="Cambria Math" w:eastAsia="Calibri" w:hAnsi="Cambria Math" w:cs="Calibri"/>
                    <w:sz w:val="22"/>
                  </w:rPr>
                </m:ctrlPr>
              </m:e>
              <m:sub>
                <m:r>
                  <w:rPr>
                    <w:rFonts w:ascii="Cambria Math" w:eastAsia="Calibri" w:hAnsi="Cambria Math" w:cs="Calibri"/>
                    <w:sz w:val="22"/>
                  </w:rPr>
                  <m:t>y</m:t>
                </m:r>
              </m:sub>
            </m:sSub>
            <m:d>
              <m:dPr>
                <m:ctrlPr>
                  <w:rPr>
                    <w:rFonts w:ascii="Cambria Math" w:eastAsia="Calibri" w:hAnsi="Cambria Math" w:cs="Calibri"/>
                    <w:i/>
                    <w:sz w:val="22"/>
                  </w:rPr>
                </m:ctrlPr>
              </m:dPr>
              <m:e>
                <m:r>
                  <w:rPr>
                    <w:rFonts w:ascii="Cambria Math" w:eastAsia="Calibri" w:hAnsi="Cambria Math" w:cs="Calibri"/>
                    <w:sz w:val="22"/>
                  </w:rPr>
                  <m:t>n</m:t>
                </m:r>
              </m:e>
            </m:d>
            <m: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ζ</m:t>
                </m:r>
              </m:e>
              <m:sub>
                <m:r>
                  <w:rPr>
                    <w:rFonts w:ascii="Cambria Math" w:eastAsia="Calibri" w:hAnsi="Cambria Math" w:cs="Calibri"/>
                    <w:sz w:val="22"/>
                  </w:rPr>
                  <m:t>x</m:t>
                </m:r>
              </m:sub>
            </m:sSub>
            <m:d>
              <m:dPr>
                <m:ctrlPr>
                  <w:rPr>
                    <w:rFonts w:ascii="Cambria Math" w:eastAsia="Calibri" w:hAnsi="Cambria Math" w:cs="Calibri"/>
                    <w:i/>
                    <w:sz w:val="22"/>
                  </w:rPr>
                </m:ctrlPr>
              </m:dPr>
              <m:e>
                <m:r>
                  <w:rPr>
                    <w:rFonts w:ascii="Cambria Math" w:eastAsia="Calibri" w:hAnsi="Cambria Math" w:cs="Calibri"/>
                    <w:sz w:val="22"/>
                  </w:rPr>
                  <m:t>i</m:t>
                </m:r>
              </m:e>
            </m:d>
            <m:sSub>
              <m:sSubPr>
                <m:ctrlPr>
                  <w:rPr>
                    <w:rFonts w:ascii="Cambria Math" w:eastAsia="Calibri" w:hAnsi="Cambria Math" w:cs="Calibri"/>
                    <w:i/>
                    <w:sz w:val="22"/>
                  </w:rPr>
                </m:ctrlPr>
              </m:sSubPr>
              <m:e>
                <m:r>
                  <w:rPr>
                    <w:rFonts w:ascii="Cambria Math" w:eastAsia="Calibri" w:hAnsi="Cambria Math" w:cs="Calibri"/>
                    <w:sz w:val="22"/>
                  </w:rPr>
                  <m:t>ζ</m:t>
                </m:r>
                <m:ctrlPr>
                  <w:rPr>
                    <w:rFonts w:ascii="Cambria Math" w:eastAsia="Calibri" w:hAnsi="Cambria Math" w:cs="Calibri"/>
                    <w:sz w:val="22"/>
                  </w:rPr>
                </m:ctrlPr>
              </m:e>
              <m:sub>
                <m:r>
                  <w:rPr>
                    <w:rFonts w:ascii="Cambria Math" w:eastAsia="Calibri" w:hAnsi="Cambria Math" w:cs="Calibri"/>
                    <w:sz w:val="22"/>
                  </w:rPr>
                  <m:t>x</m:t>
                </m:r>
              </m:sub>
            </m:sSub>
            <m:d>
              <m:dPr>
                <m:ctrlPr>
                  <w:rPr>
                    <w:rFonts w:ascii="Cambria Math" w:eastAsia="Calibri" w:hAnsi="Cambria Math" w:cs="Calibri"/>
                    <w:i/>
                    <w:sz w:val="22"/>
                  </w:rPr>
                </m:ctrlPr>
              </m:dPr>
              <m:e>
                <m:r>
                  <w:rPr>
                    <w:rFonts w:ascii="Cambria Math" w:eastAsia="Calibri" w:hAnsi="Cambria Math" w:cs="Calibri"/>
                    <w:sz w:val="22"/>
                  </w:rPr>
                  <m:t>m</m:t>
                </m:r>
                <m:r>
                  <w:rPr>
                    <w:rFonts w:ascii="Cambria Math" w:eastAsia="Calibri" w:hAnsi="Cambria Math" w:cs="Calibri"/>
                    <w:sz w:val="22"/>
                  </w:rPr>
                  <m:t>-</m:t>
                </m:r>
                <m:r>
                  <w:rPr>
                    <w:rFonts w:ascii="Cambria Math" w:eastAsia="Calibri" w:hAnsi="Cambria Math" w:cs="Calibri"/>
                    <w:sz w:val="22"/>
                  </w:rPr>
                  <m:t>i</m:t>
                </m:r>
              </m:e>
            </m:d>
            <m:r>
              <w:rPr>
                <w:rFonts w:ascii="Cambria Math" w:eastAsia="Calibri" w:hAnsi="Cambria Math" w:cs="Calibri"/>
                <w:sz w:val="22"/>
              </w:rPr>
              <m:t> </m:t>
            </m:r>
            <m:sSub>
              <m:sSubPr>
                <m:ctrlPr>
                  <w:rPr>
                    <w:rFonts w:ascii="Cambria Math" w:eastAsia="Calibri" w:hAnsi="Cambria Math" w:cs="Calibri"/>
                    <w:i/>
                    <w:sz w:val="22"/>
                  </w:rPr>
                </m:ctrlPr>
              </m:sSubPr>
              <m:e>
                <m:r>
                  <w:rPr>
                    <w:rFonts w:ascii="Cambria Math" w:eastAsia="Calibri" w:hAnsi="Cambria Math" w:cs="Calibri"/>
                    <w:sz w:val="22"/>
                  </w:rPr>
                  <m:t>ζ</m:t>
                </m:r>
              </m:e>
              <m:sub>
                <m:r>
                  <w:rPr>
                    <w:rFonts w:ascii="Cambria Math" w:eastAsia="Calibri" w:hAnsi="Cambria Math" w:cs="Calibri"/>
                    <w:sz w:val="22"/>
                  </w:rPr>
                  <m:t>y</m:t>
                </m:r>
              </m:sub>
            </m:sSub>
            <m:d>
              <m:dPr>
                <m:ctrlPr>
                  <w:rPr>
                    <w:rFonts w:ascii="Cambria Math" w:eastAsia="Calibri" w:hAnsi="Cambria Math" w:cs="Calibri"/>
                    <w:i/>
                    <w:sz w:val="22"/>
                  </w:rPr>
                </m:ctrlPr>
              </m:dPr>
              <m:e>
                <m:r>
                  <w:rPr>
                    <w:rFonts w:ascii="Cambria Math" w:eastAsia="Calibri" w:hAnsi="Cambria Math" w:cs="Calibri"/>
                    <w:sz w:val="22"/>
                  </w:rPr>
                  <m:t>j</m:t>
                </m:r>
              </m:e>
            </m:d>
            <m:sSub>
              <m:sSubPr>
                <m:ctrlPr>
                  <w:rPr>
                    <w:rFonts w:ascii="Cambria Math" w:eastAsia="Calibri" w:hAnsi="Cambria Math" w:cs="Calibri"/>
                    <w:i/>
                    <w:sz w:val="22"/>
                  </w:rPr>
                </m:ctrlPr>
              </m:sSubPr>
              <m:e>
                <m:r>
                  <w:rPr>
                    <w:rFonts w:ascii="Cambria Math" w:eastAsia="Calibri" w:hAnsi="Cambria Math" w:cs="Calibri"/>
                    <w:sz w:val="22"/>
                  </w:rPr>
                  <m:t>ζ</m:t>
                </m:r>
                <m:ctrlPr>
                  <w:rPr>
                    <w:rFonts w:ascii="Cambria Math" w:eastAsia="Calibri" w:hAnsi="Cambria Math" w:cs="Calibri"/>
                    <w:sz w:val="22"/>
                  </w:rPr>
                </m:ctrlPr>
              </m:e>
              <m:sub>
                <m:r>
                  <w:rPr>
                    <w:rFonts w:ascii="Cambria Math" w:eastAsia="Calibri" w:hAnsi="Cambria Math" w:cs="Calibri"/>
                    <w:sz w:val="22"/>
                  </w:rPr>
                  <m:t>y</m:t>
                </m:r>
              </m:sub>
            </m:sSub>
            <m:d>
              <m:dPr>
                <m:ctrlPr>
                  <w:rPr>
                    <w:rFonts w:ascii="Cambria Math" w:eastAsia="Calibri" w:hAnsi="Cambria Math" w:cs="Calibri"/>
                    <w:i/>
                    <w:sz w:val="22"/>
                  </w:rPr>
                </m:ctrlPr>
              </m:dPr>
              <m:e>
                <m:r>
                  <w:rPr>
                    <w:rFonts w:ascii="Cambria Math" w:eastAsia="Calibri" w:hAnsi="Cambria Math" w:cs="Calibri"/>
                    <w:sz w:val="22"/>
                  </w:rPr>
                  <m:t>n</m:t>
                </m:r>
                <m:r>
                  <w:rPr>
                    <w:rFonts w:ascii="Cambria Math" w:eastAsia="Calibri" w:hAnsi="Cambria Math" w:cs="Calibri"/>
                    <w:sz w:val="22"/>
                  </w:rPr>
                  <m:t>-</m:t>
                </m:r>
                <m:r>
                  <w:rPr>
                    <w:rFonts w:ascii="Cambria Math" w:eastAsia="Calibri" w:hAnsi="Cambria Math" w:cs="Calibri"/>
                    <w:sz w:val="22"/>
                  </w:rPr>
                  <m:t>j</m:t>
                </m:r>
              </m:e>
            </m:d>
            <m:ctrlPr>
              <w:rPr>
                <w:rFonts w:ascii="Cambria Math" w:eastAsia="Calibri" w:hAnsi="Cambria Math" w:cs="Calibri"/>
                <w:i/>
                <w:sz w:val="22"/>
              </w:rPr>
            </m:ctrlPr>
          </m:e>
        </m:d>
        <m:r>
          <w:rPr>
            <w:rFonts w:ascii="Cambria Math" w:eastAsia="Calibri" w:hAnsi="Cambria Math" w:cs="Calibri"/>
            <w:sz w:val="22"/>
          </w:rPr>
          <m:t>;</m:t>
        </m:r>
      </m:oMath>
      <w:r>
        <w:tab/>
        <w:t>(2.9)</w:t>
      </w:r>
    </w:p>
    <w:p w14:paraId="008FC82C" w14:textId="77777777" w:rsidR="00F1214F" w:rsidRDefault="00BE2C0C" w:rsidP="00522C59">
      <w:r>
        <w:t xml:space="preserve">Under the uncorrelated uncertainty assumption, Formula (2.8) and (2.9) compute the mean and variance of the Taylor expansion given in Formula (2.7), where </w:t>
      </w:r>
      <w:r>
        <w:rPr>
          <w:i/>
        </w:rPr>
        <w:t>ζ</w:t>
      </w:r>
      <w:r>
        <w:rPr>
          <w:i/>
          <w:vertAlign w:val="subscript"/>
        </w:rPr>
        <w:t>x</w:t>
      </w:r>
      <w:r>
        <w:t>(</w:t>
      </w:r>
      <w:r>
        <w:rPr>
          <w:i/>
        </w:rPr>
        <w:t>m</w:t>
      </w:r>
      <w:r>
        <w:t xml:space="preserve">) and </w:t>
      </w:r>
      <w:r>
        <w:rPr>
          <w:i/>
        </w:rPr>
        <w:t>ζ</w:t>
      </w:r>
      <w:r>
        <w:rPr>
          <w:i/>
          <w:vertAlign w:val="subscript"/>
        </w:rPr>
        <w:t>y</w:t>
      </w:r>
      <w:r>
        <w:t>(</w:t>
      </w:r>
      <w:r>
        <w:rPr>
          <w:i/>
        </w:rPr>
        <w:t>n</w:t>
      </w:r>
      <w:r>
        <w:t xml:space="preserve">) denote the variance moments for </w:t>
      </w:r>
      <w:r>
        <w:rPr>
          <w:i/>
        </w:rPr>
        <w:t xml:space="preserve">x </w:t>
      </w:r>
      <w:r>
        <w:t xml:space="preserve">and </w:t>
      </w:r>
      <w:r>
        <w:rPr>
          <w:i/>
        </w:rPr>
        <w:t>y</w:t>
      </w:r>
      <w:r>
        <w:t>, respectively. Although Formula (2.9) is only for 2-dimensional, it can be extended easily to any dimension.</w:t>
      </w:r>
    </w:p>
    <w:p w14:paraId="3913120C" w14:textId="77777777" w:rsidR="00E3433C" w:rsidRDefault="00E3433C" w:rsidP="00E3433C">
      <w:r>
        <w:t>With the mean reverting condition of Formula (2.3):</w:t>
      </w:r>
    </w:p>
    <w:p w14:paraId="2B30D7D8" w14:textId="4A0341F8" w:rsidR="00E3433C" w:rsidRDefault="00BE2C0C" w:rsidP="00E3433C">
      <m:oMath>
        <m:acc>
          <m:accPr>
            <m:chr m:val="̅"/>
            <m:ctrlPr>
              <w:rPr>
                <w:rFonts w:ascii="Cambria Math" w:hAnsi="Cambria Math"/>
                <w:i/>
              </w:rPr>
            </m:ctrlPr>
          </m:accPr>
          <m:e>
            <m:r>
              <w:rPr>
                <w:rFonts w:ascii="Cambria Math" w:hAnsi="Cambria Math"/>
              </w:rPr>
              <m:t>x</m:t>
            </m:r>
            <m:r>
              <w:rPr>
                <w:rFonts w:ascii="Cambria Math" w:hAnsi="Cambria Math"/>
              </w:rPr>
              <m:t>±</m:t>
            </m:r>
            <m:r>
              <w:rPr>
                <w:rFonts w:ascii="Cambria Math" w:hAnsi="Cambria Math"/>
              </w:rPr>
              <m:t>y</m:t>
            </m:r>
          </m:e>
        </m:acc>
      </m:oMath>
      <w:r w:rsidR="002F447C">
        <w:t xml:space="preserve">= </w:t>
      </w:r>
      <w:r w:rsidR="002F447C">
        <w:rPr>
          <w:i/>
        </w:rPr>
        <w:t>ζ</w:t>
      </w:r>
      <w:r w:rsidR="002F447C">
        <w:t>(0</w:t>
      </w:r>
      <w:r w:rsidR="002F447C">
        <w:rPr>
          <w:i/>
        </w:rPr>
        <w:t>,κ</w:t>
      </w:r>
      <w:r w:rsidR="002F447C">
        <w:rPr>
          <w:i/>
          <w:vertAlign w:val="subscript"/>
        </w:rPr>
        <w:t>x</w:t>
      </w:r>
      <w:r w:rsidR="002F447C">
        <w:t>)</w:t>
      </w:r>
      <w:r w:rsidR="002F447C">
        <w:rPr>
          <w:i/>
        </w:rPr>
        <w:t xml:space="preserve">x </w:t>
      </w:r>
      <w:r w:rsidR="002F447C">
        <w:t xml:space="preserve">± </w:t>
      </w:r>
      <w:r w:rsidR="002F447C">
        <w:rPr>
          <w:i/>
        </w:rPr>
        <w:t>ζ</w:t>
      </w:r>
      <w:r w:rsidR="002F447C">
        <w:t>(0</w:t>
      </w:r>
      <w:r w:rsidR="002F447C">
        <w:rPr>
          <w:i/>
        </w:rPr>
        <w:t>,κ</w:t>
      </w:r>
      <w:r w:rsidR="002F447C">
        <w:rPr>
          <w:i/>
          <w:vertAlign w:val="subscript"/>
        </w:rPr>
        <w:t>x</w:t>
      </w:r>
      <w:r w:rsidR="002F447C">
        <w:t>)</w:t>
      </w:r>
      <w:r w:rsidR="002F447C">
        <w:rPr>
          <w:i/>
        </w:rPr>
        <w:t>y</w:t>
      </w:r>
      <w:r w:rsidR="002F447C">
        <w:t>;</w:t>
      </w:r>
      <w:r w:rsidR="002F447C">
        <w:tab/>
      </w:r>
      <w:r w:rsidR="002F447C">
        <w:tab/>
      </w:r>
      <w:r w:rsidR="002F447C">
        <w:tab/>
      </w:r>
      <w:r w:rsidR="002F447C">
        <w:tab/>
      </w:r>
      <w:r w:rsidR="002F447C">
        <w:tab/>
      </w:r>
      <w:r w:rsidR="002F447C">
        <w:tab/>
        <w:t>(2.10)</w:t>
      </w:r>
    </w:p>
    <w:p w14:paraId="6D2A6D8B" w14:textId="36600E4B" w:rsidR="002F447C" w:rsidRDefault="002F447C" w:rsidP="00E3433C">
      <w:r>
        <w:rPr>
          <w:i/>
        </w:rPr>
        <w:t>δ</w:t>
      </w:r>
      <w:r>
        <w:rPr>
          <w:vertAlign w:val="superscript"/>
        </w:rPr>
        <w:t>2</w:t>
      </w:r>
      <w:r>
        <w:t>(</w:t>
      </w:r>
      <w:r>
        <w:rPr>
          <w:i/>
        </w:rPr>
        <w:t>xy</w:t>
      </w:r>
      <w:r>
        <w:t xml:space="preserve">) = </w:t>
      </w:r>
      <w:r>
        <w:rPr>
          <w:i/>
        </w:rPr>
        <w:t>ζ</w:t>
      </w:r>
      <w:r>
        <w:t>(2</w:t>
      </w:r>
      <w:r>
        <w:rPr>
          <w:i/>
        </w:rPr>
        <w:t>,κ</w:t>
      </w:r>
      <w:r>
        <w:rPr>
          <w:i/>
          <w:vertAlign w:val="subscript"/>
        </w:rPr>
        <w:t>x</w:t>
      </w:r>
      <w:r>
        <w:t>)(</w:t>
      </w:r>
      <w:r>
        <w:rPr>
          <w:i/>
        </w:rPr>
        <w:t>σ</w:t>
      </w:r>
      <w:r>
        <w:rPr>
          <w:i/>
          <w:vertAlign w:val="subscript"/>
        </w:rPr>
        <w:t>x</w:t>
      </w:r>
      <w:r>
        <w:t>)</w:t>
      </w:r>
      <w:r>
        <w:rPr>
          <w:vertAlign w:val="superscript"/>
        </w:rPr>
        <w:t>2</w:t>
      </w:r>
      <w:r>
        <w:rPr>
          <w:i/>
        </w:rPr>
        <w:t>y</w:t>
      </w:r>
      <w:r>
        <w:rPr>
          <w:vertAlign w:val="superscript"/>
        </w:rPr>
        <w:t xml:space="preserve">2 </w:t>
      </w:r>
      <w:r>
        <w:t xml:space="preserve">+ </w:t>
      </w:r>
      <w:r>
        <w:rPr>
          <w:i/>
        </w:rPr>
        <w:t>x</w:t>
      </w:r>
      <w:r>
        <w:rPr>
          <w:vertAlign w:val="superscript"/>
        </w:rPr>
        <w:t>2</w:t>
      </w:r>
      <w:r>
        <w:rPr>
          <w:i/>
        </w:rPr>
        <w:t>ζ</w:t>
      </w:r>
      <w:r>
        <w:t>(2</w:t>
      </w:r>
      <w:r>
        <w:rPr>
          <w:i/>
        </w:rPr>
        <w:t>,κ</w:t>
      </w:r>
      <w:r>
        <w:rPr>
          <w:i/>
          <w:vertAlign w:val="subscript"/>
        </w:rPr>
        <w:t>y</w:t>
      </w:r>
      <w:r>
        <w:t>)(</w:t>
      </w:r>
      <w:r>
        <w:rPr>
          <w:i/>
        </w:rPr>
        <w:t>σ</w:t>
      </w:r>
      <w:r>
        <w:rPr>
          <w:i/>
          <w:vertAlign w:val="subscript"/>
        </w:rPr>
        <w:t>y</w:t>
      </w:r>
      <w:r>
        <w:t>)</w:t>
      </w:r>
      <w:r>
        <w:rPr>
          <w:vertAlign w:val="superscript"/>
        </w:rPr>
        <w:t xml:space="preserve">2 </w:t>
      </w:r>
      <w:r>
        <w:t xml:space="preserve">+ </w:t>
      </w:r>
      <w:r>
        <w:rPr>
          <w:i/>
        </w:rPr>
        <w:t>ζ</w:t>
      </w:r>
      <w:r>
        <w:t>(2</w:t>
      </w:r>
      <w:r>
        <w:rPr>
          <w:i/>
        </w:rPr>
        <w:t>,κ</w:t>
      </w:r>
      <w:r>
        <w:rPr>
          <w:i/>
          <w:vertAlign w:val="subscript"/>
        </w:rPr>
        <w:t>x</w:t>
      </w:r>
      <w:r>
        <w:t>)(</w:t>
      </w:r>
      <w:r>
        <w:rPr>
          <w:i/>
        </w:rPr>
        <w:t>σ</w:t>
      </w:r>
      <w:r>
        <w:rPr>
          <w:i/>
          <w:vertAlign w:val="subscript"/>
        </w:rPr>
        <w:t>x</w:t>
      </w:r>
      <w:r>
        <w:t>)</w:t>
      </w:r>
      <w:r>
        <w:rPr>
          <w:vertAlign w:val="superscript"/>
        </w:rPr>
        <w:t xml:space="preserve">2 </w:t>
      </w:r>
      <w:r>
        <w:rPr>
          <w:i/>
        </w:rPr>
        <w:t>ζ</w:t>
      </w:r>
      <w:r>
        <w:t>(2</w:t>
      </w:r>
      <w:r>
        <w:rPr>
          <w:i/>
        </w:rPr>
        <w:t>,κ</w:t>
      </w:r>
      <w:r>
        <w:rPr>
          <w:i/>
          <w:vertAlign w:val="subscript"/>
        </w:rPr>
        <w:t>y</w:t>
      </w:r>
      <w:r>
        <w:t>)(</w:t>
      </w:r>
      <w:r>
        <w:rPr>
          <w:i/>
        </w:rPr>
        <w:t>σ</w:t>
      </w:r>
      <w:r>
        <w:rPr>
          <w:i/>
          <w:vertAlign w:val="subscript"/>
        </w:rPr>
        <w:t>y</w:t>
      </w:r>
      <w:r>
        <w:t>)</w:t>
      </w:r>
      <w:r>
        <w:rPr>
          <w:vertAlign w:val="superscript"/>
        </w:rPr>
        <w:t>2</w:t>
      </w:r>
      <w:r>
        <w:tab/>
      </w:r>
      <w:r>
        <w:tab/>
        <w:t>(2.11)</w:t>
      </w:r>
    </w:p>
    <w:tbl>
      <w:tblPr>
        <w:tblStyle w:val="TableGrid"/>
        <w:tblpPr w:vertAnchor="text" w:tblpX="183" w:tblpY="443"/>
        <w:tblOverlap w:val="never"/>
        <w:tblW w:w="6691" w:type="dxa"/>
        <w:tblInd w:w="0" w:type="dxa"/>
        <w:tblCellMar>
          <w:top w:w="10" w:type="dxa"/>
        </w:tblCellMar>
        <w:tblLook w:val="04A0" w:firstRow="1" w:lastRow="0" w:firstColumn="1" w:lastColumn="0" w:noHBand="0" w:noVBand="1"/>
      </w:tblPr>
      <w:tblGrid>
        <w:gridCol w:w="5877"/>
        <w:gridCol w:w="814"/>
      </w:tblGrid>
      <w:tr w:rsidR="002F447C" w14:paraId="25ED41A8" w14:textId="77777777" w:rsidTr="001C4FF9">
        <w:trPr>
          <w:trHeight w:val="316"/>
        </w:trPr>
        <w:tc>
          <w:tcPr>
            <w:tcW w:w="5877" w:type="dxa"/>
            <w:tcBorders>
              <w:top w:val="nil"/>
              <w:left w:val="nil"/>
              <w:bottom w:val="nil"/>
              <w:right w:val="nil"/>
            </w:tcBorders>
          </w:tcPr>
          <w:p w14:paraId="438A41D2" w14:textId="77777777" w:rsidR="002F447C" w:rsidRDefault="002F447C" w:rsidP="00C179DB">
            <w:r>
              <w:rPr>
                <w:i/>
              </w:rPr>
              <w:t>δ</w:t>
            </w:r>
            <w:r>
              <w:rPr>
                <w:vertAlign w:val="superscript"/>
              </w:rPr>
              <w:t>2</w:t>
            </w:r>
            <w:r>
              <w:t>(</w:t>
            </w:r>
            <w:r>
              <w:rPr>
                <w:i/>
              </w:rPr>
              <w:t xml:space="preserve">x </w:t>
            </w:r>
            <w:r>
              <w:t xml:space="preserve">± </w:t>
            </w:r>
            <w:r>
              <w:rPr>
                <w:i/>
              </w:rPr>
              <w:t>y</w:t>
            </w:r>
            <w:r>
              <w:t xml:space="preserve">) = </w:t>
            </w:r>
            <w:r>
              <w:rPr>
                <w:i/>
              </w:rPr>
              <w:t>ζ</w:t>
            </w:r>
            <w:r>
              <w:t>(2</w:t>
            </w:r>
            <w:r>
              <w:rPr>
                <w:i/>
              </w:rPr>
              <w:t>,κ</w:t>
            </w:r>
            <w:r>
              <w:rPr>
                <w:i/>
                <w:vertAlign w:val="subscript"/>
              </w:rPr>
              <w:t>x</w:t>
            </w:r>
            <w:r>
              <w:t>)(</w:t>
            </w:r>
            <w:r>
              <w:rPr>
                <w:i/>
              </w:rPr>
              <w:t>σ</w:t>
            </w:r>
            <w:r>
              <w:rPr>
                <w:i/>
                <w:vertAlign w:val="subscript"/>
              </w:rPr>
              <w:t>x</w:t>
            </w:r>
            <w:r>
              <w:t>)</w:t>
            </w:r>
            <w:r>
              <w:rPr>
                <w:vertAlign w:val="superscript"/>
              </w:rPr>
              <w:t xml:space="preserve">2 </w:t>
            </w:r>
            <w:r>
              <w:t xml:space="preserve">+ </w:t>
            </w:r>
            <w:r>
              <w:rPr>
                <w:i/>
              </w:rPr>
              <w:t>ζ</w:t>
            </w:r>
            <w:r>
              <w:t>(2</w:t>
            </w:r>
            <w:r>
              <w:rPr>
                <w:i/>
              </w:rPr>
              <w:t>,κ</w:t>
            </w:r>
            <w:r>
              <w:rPr>
                <w:i/>
                <w:vertAlign w:val="subscript"/>
              </w:rPr>
              <w:t>y</w:t>
            </w:r>
            <w:r>
              <w:t>)(</w:t>
            </w:r>
            <w:r>
              <w:rPr>
                <w:i/>
              </w:rPr>
              <w:t>σ</w:t>
            </w:r>
            <w:r>
              <w:rPr>
                <w:i/>
                <w:vertAlign w:val="subscript"/>
              </w:rPr>
              <w:t>y</w:t>
            </w:r>
            <w:r>
              <w:t>)</w:t>
            </w:r>
            <w:r>
              <w:rPr>
                <w:vertAlign w:val="superscript"/>
              </w:rPr>
              <w:t>2</w:t>
            </w:r>
            <w:r>
              <w:t>;</w:t>
            </w:r>
          </w:p>
        </w:tc>
        <w:tc>
          <w:tcPr>
            <w:tcW w:w="814" w:type="dxa"/>
            <w:tcBorders>
              <w:top w:val="nil"/>
              <w:left w:val="nil"/>
              <w:bottom w:val="nil"/>
              <w:right w:val="nil"/>
            </w:tcBorders>
          </w:tcPr>
          <w:p w14:paraId="2A0BE8C3" w14:textId="07170E03" w:rsidR="002F447C" w:rsidRDefault="002F447C" w:rsidP="001C4FF9">
            <w:r>
              <w:t>(2.12)</w:t>
            </w:r>
          </w:p>
        </w:tc>
      </w:tr>
    </w:tbl>
    <w:p w14:paraId="12240BE0" w14:textId="77777777" w:rsidR="002F447C" w:rsidRDefault="002F447C" w:rsidP="00E3433C"/>
    <w:p w14:paraId="6D7E5B81" w14:textId="0F1086C1" w:rsidR="002F447C" w:rsidRPr="00DC1223" w:rsidRDefault="00BE2C0C" w:rsidP="00C179DB">
      <m:oMath>
        <m:bar>
          <m:barPr>
            <m:pos m:val="top"/>
            <m:ctrlPr>
              <w:rPr>
                <w:rFonts w:ascii="Cambria Math" w:hAnsi="Cambria Math"/>
              </w:rPr>
            </m:ctrlPr>
          </m:barPr>
          <m:e>
            <m:r>
              <w:rPr>
                <w:rFonts w:ascii="Cambria Math" w:hAnsi="Cambria Math"/>
              </w:rPr>
              <m:t>xy</m:t>
            </m:r>
          </m:e>
        </m:bar>
        <m:r>
          <m:rPr>
            <m:sty m:val="p"/>
          </m:rPr>
          <w:rPr>
            <w:rFonts w:ascii="Cambria Math" w:hAnsi="Cambria Math"/>
          </w:rPr>
          <m:t>=</m:t>
        </m:r>
        <m:r>
          <w:rPr>
            <w:rFonts w:ascii="Cambria Math" w:hAnsi="Cambria Math"/>
          </w:rPr>
          <m:t>ζ</m:t>
        </m:r>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κ</m:t>
                </m:r>
              </m:e>
              <m:sub>
                <m:r>
                  <w:rPr>
                    <w:rFonts w:ascii="Cambria Math" w:hAnsi="Cambria Math"/>
                  </w:rPr>
                  <m:t>x</m:t>
                </m:r>
              </m:sub>
            </m:sSub>
          </m:e>
        </m:d>
        <m:r>
          <w:rPr>
            <w:rFonts w:ascii="Cambria Math" w:hAnsi="Cambria Math"/>
          </w:rPr>
          <m:t>x</m:t>
        </m:r>
        <m:r>
          <m:rPr>
            <m:sty m:val="p"/>
          </m:rPr>
          <w:rPr>
            <w:rFonts w:ascii="Cambria Math" w:hAnsi="Cambria Math"/>
          </w:rPr>
          <m:t> </m:t>
        </m:r>
        <m:r>
          <w:rPr>
            <w:rFonts w:ascii="Cambria Math" w:hAnsi="Cambria Math"/>
          </w:rPr>
          <m:t>ζ</m:t>
        </m:r>
        <m:d>
          <m:dPr>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κ</m:t>
                </m:r>
              </m:e>
              <m:sub>
                <m:r>
                  <w:rPr>
                    <w:rFonts w:ascii="Cambria Math" w:hAnsi="Cambria Math"/>
                  </w:rPr>
                  <m:t>y</m:t>
                </m:r>
              </m:sub>
            </m:sSub>
          </m:e>
        </m:d>
        <m:r>
          <w:rPr>
            <w:rFonts w:ascii="Cambria Math" w:hAnsi="Cambria Math"/>
          </w:rPr>
          <m:t>y</m:t>
        </m:r>
      </m:oMath>
      <w:r w:rsidR="00C179DB">
        <w:t>;</w:t>
      </w:r>
      <w:r w:rsidR="00C179DB">
        <w:tab/>
      </w:r>
      <w:r w:rsidR="00C179DB">
        <w:tab/>
      </w:r>
      <w:r w:rsidR="00C179DB">
        <w:tab/>
      </w:r>
      <w:r w:rsidR="00C179DB">
        <w:tab/>
      </w:r>
      <w:r w:rsidR="00C179DB">
        <w:tab/>
      </w:r>
      <w:r w:rsidR="00C179DB">
        <w:tab/>
        <w:t>(2.13)</w:t>
      </w:r>
    </w:p>
    <w:p w14:paraId="1A0F7C20" w14:textId="77777777" w:rsidR="00CC28CE" w:rsidRPr="00477790" w:rsidRDefault="00BE2C0C" w:rsidP="00276979">
      <w:pPr>
        <w:rPr>
          <w:szCs w:val="20"/>
        </w:rPr>
      </w:pPr>
      <m:oMathPara>
        <m:oMath>
          <m:sSup>
            <m:sSupPr>
              <m:ctrlPr>
                <w:rPr>
                  <w:rFonts w:ascii="Cambria Math" w:eastAsia="Calibri" w:hAnsi="Cambria Math" w:cs="Calibri"/>
                  <w:i/>
                  <w:szCs w:val="20"/>
                </w:rPr>
              </m:ctrlPr>
            </m:sSupPr>
            <m:e>
              <m:r>
                <m:rPr>
                  <m:sty m:val="p"/>
                </m:rPr>
                <w:rPr>
                  <w:rFonts w:ascii="Cambria Math" w:eastAsia="Calibri" w:hAnsi="Cambria Math" w:cs="Calibri"/>
                  <w:szCs w:val="20"/>
                </w:rPr>
                <m:t>δ</m:t>
              </m:r>
              <m:ctrlPr>
                <w:rPr>
                  <w:rFonts w:ascii="Cambria Math" w:eastAsia="Calibri" w:hAnsi="Cambria Math" w:cs="Calibri"/>
                  <w:szCs w:val="20"/>
                </w:rPr>
              </m:ctrlPr>
            </m:e>
            <m:sup>
              <m:r>
                <w:rPr>
                  <w:rFonts w:ascii="Cambria Math" w:eastAsia="Calibri" w:hAnsi="Cambria Math" w:cs="Calibri"/>
                  <w:szCs w:val="20"/>
                </w:rPr>
                <m:t>2</m:t>
              </m:r>
            </m:sup>
          </m:sSup>
          <m:d>
            <m:dPr>
              <m:ctrlPr>
                <w:rPr>
                  <w:rFonts w:ascii="Cambria Math" w:eastAsia="Calibri" w:hAnsi="Cambria Math" w:cs="Calibri"/>
                  <w:i/>
                  <w:szCs w:val="20"/>
                </w:rPr>
              </m:ctrlPr>
            </m:dPr>
            <m:e>
              <m:r>
                <w:rPr>
                  <w:rFonts w:ascii="Cambria Math" w:eastAsia="Calibri" w:hAnsi="Cambria Math" w:cs="Calibri"/>
                  <w:szCs w:val="20"/>
                </w:rPr>
                <m:t>xy</m:t>
              </m:r>
            </m:e>
          </m:d>
          <m:r>
            <w:rPr>
              <w:rFonts w:ascii="Cambria Math" w:eastAsia="Calibri" w:hAnsi="Cambria Math" w:cs="Calibri"/>
              <w:szCs w:val="20"/>
            </w:rPr>
            <m:t>=</m:t>
          </m:r>
          <m:r>
            <m:rPr>
              <m:sty m:val="p"/>
            </m:rPr>
            <w:rPr>
              <w:rFonts w:ascii="Cambria Math" w:eastAsia="Calibri" w:hAnsi="Cambria Math" w:cs="Calibri"/>
              <w:szCs w:val="20"/>
            </w:rPr>
            <m:t>ζ</m:t>
          </m:r>
          <m:d>
            <m:dPr>
              <m:ctrlPr>
                <w:rPr>
                  <w:rFonts w:ascii="Cambria Math" w:eastAsia="Calibri" w:hAnsi="Cambria Math" w:cs="Calibri"/>
                  <w:i/>
                  <w:szCs w:val="20"/>
                </w:rPr>
              </m:ctrlPr>
            </m:dPr>
            <m:e>
              <m:r>
                <w:rPr>
                  <w:rFonts w:ascii="Cambria Math" w:eastAsia="Calibri" w:hAnsi="Cambria Math" w:cs="Calibri"/>
                  <w:szCs w:val="20"/>
                </w:rPr>
                <m:t>2,</m:t>
              </m:r>
              <m:sSub>
                <m:sSubPr>
                  <m:ctrlPr>
                    <w:rPr>
                      <w:rFonts w:ascii="Cambria Math" w:eastAsia="Calibri" w:hAnsi="Cambria Math" w:cs="Calibri"/>
                      <w:i/>
                      <w:szCs w:val="20"/>
                    </w:rPr>
                  </m:ctrlPr>
                </m:sSubPr>
                <m:e>
                  <m:r>
                    <m:rPr>
                      <m:sty m:val="p"/>
                    </m:rPr>
                    <w:rPr>
                      <w:rFonts w:ascii="Cambria Math" w:eastAsia="Calibri" w:hAnsi="Cambria Math" w:cs="Calibri"/>
                      <w:szCs w:val="20"/>
                    </w:rPr>
                    <m:t>κ</m:t>
                  </m:r>
                </m:e>
                <m:sub>
                  <m:r>
                    <w:rPr>
                      <w:rFonts w:ascii="Cambria Math" w:eastAsia="Calibri" w:hAnsi="Cambria Math" w:cs="Calibri"/>
                      <w:szCs w:val="20"/>
                    </w:rPr>
                    <m:t>x</m:t>
                  </m:r>
                </m:sub>
              </m:sSub>
            </m:e>
          </m:d>
          <m:sSup>
            <m:sSupPr>
              <m:ctrlPr>
                <w:rPr>
                  <w:rFonts w:ascii="Cambria Math" w:eastAsia="Calibri" w:hAnsi="Cambria Math" w:cs="Calibri"/>
                  <w:i/>
                  <w:szCs w:val="20"/>
                </w:rPr>
              </m:ctrlPr>
            </m:sSupPr>
            <m:e>
              <m:d>
                <m:dPr>
                  <m:ctrlPr>
                    <w:rPr>
                      <w:rFonts w:ascii="Cambria Math" w:eastAsia="Calibri" w:hAnsi="Cambria Math" w:cs="Calibri"/>
                      <w:i/>
                      <w:szCs w:val="20"/>
                    </w:rPr>
                  </m:ctrlPr>
                </m:dPr>
                <m:e>
                  <m:sSub>
                    <m:sSubPr>
                      <m:ctrlPr>
                        <w:rPr>
                          <w:rFonts w:ascii="Cambria Math" w:eastAsia="Calibri" w:hAnsi="Cambria Math" w:cs="Calibri"/>
                          <w:i/>
                          <w:szCs w:val="20"/>
                        </w:rPr>
                      </m:ctrlPr>
                    </m:sSubPr>
                    <m:e>
                      <m:r>
                        <m:rPr>
                          <m:sty m:val="p"/>
                        </m:rPr>
                        <w:rPr>
                          <w:rFonts w:ascii="Cambria Math" w:eastAsia="Calibri" w:hAnsi="Cambria Math" w:cs="Calibri"/>
                          <w:szCs w:val="20"/>
                        </w:rPr>
                        <m:t>σ</m:t>
                      </m:r>
                    </m:e>
                    <m:sub>
                      <m:r>
                        <w:rPr>
                          <w:rFonts w:ascii="Cambria Math" w:eastAsia="Calibri" w:hAnsi="Cambria Math" w:cs="Calibri"/>
                          <w:szCs w:val="20"/>
                        </w:rPr>
                        <m:t>x</m:t>
                      </m:r>
                    </m:sub>
                  </m:sSub>
                </m:e>
              </m:d>
            </m:e>
            <m:sup>
              <m:r>
                <w:rPr>
                  <w:rFonts w:ascii="Cambria Math" w:eastAsia="Calibri" w:hAnsi="Cambria Math" w:cs="Calibri"/>
                  <w:szCs w:val="20"/>
                </w:rPr>
                <m:t>2</m:t>
              </m:r>
            </m:sup>
          </m:sSup>
          <m:sSup>
            <m:sSupPr>
              <m:ctrlPr>
                <w:rPr>
                  <w:rFonts w:ascii="Cambria Math" w:eastAsia="Calibri" w:hAnsi="Cambria Math" w:cs="Calibri"/>
                  <w:i/>
                  <w:szCs w:val="20"/>
                </w:rPr>
              </m:ctrlPr>
            </m:sSupPr>
            <m:e>
              <m:r>
                <w:rPr>
                  <w:rFonts w:ascii="Cambria Math" w:eastAsia="Calibri" w:hAnsi="Cambria Math" w:cs="Calibri"/>
                  <w:szCs w:val="20"/>
                </w:rPr>
                <m:t>y</m:t>
              </m:r>
            </m:e>
            <m:sup>
              <m:r>
                <w:rPr>
                  <w:rFonts w:ascii="Cambria Math" w:eastAsia="Calibri" w:hAnsi="Cambria Math" w:cs="Calibri"/>
                  <w:szCs w:val="20"/>
                </w:rPr>
                <m:t>2</m:t>
              </m:r>
            </m:sup>
          </m:sSup>
          <m:r>
            <w:rPr>
              <w:rFonts w:ascii="Cambria Math" w:eastAsia="Calibri" w:hAnsi="Cambria Math" w:cs="Calibri"/>
              <w:szCs w:val="20"/>
            </w:rPr>
            <m:t>+</m:t>
          </m:r>
          <m:sSup>
            <m:sSupPr>
              <m:ctrlPr>
                <w:rPr>
                  <w:rFonts w:ascii="Cambria Math" w:eastAsia="Calibri" w:hAnsi="Cambria Math" w:cs="Calibri"/>
                  <w:i/>
                  <w:szCs w:val="20"/>
                </w:rPr>
              </m:ctrlPr>
            </m:sSupPr>
            <m:e>
              <m:r>
                <w:rPr>
                  <w:rFonts w:ascii="Cambria Math" w:eastAsia="Calibri" w:hAnsi="Cambria Math" w:cs="Calibri"/>
                  <w:szCs w:val="20"/>
                </w:rPr>
                <m:t>x</m:t>
              </m:r>
            </m:e>
            <m:sup>
              <m:r>
                <w:rPr>
                  <w:rFonts w:ascii="Cambria Math" w:eastAsia="Calibri" w:hAnsi="Cambria Math" w:cs="Calibri"/>
                  <w:szCs w:val="20"/>
                </w:rPr>
                <m:t>2</m:t>
              </m:r>
            </m:sup>
          </m:sSup>
          <m:r>
            <m:rPr>
              <m:sty m:val="p"/>
            </m:rPr>
            <w:rPr>
              <w:rFonts w:ascii="Cambria Math" w:eastAsia="Calibri" w:hAnsi="Cambria Math" w:cs="Calibri"/>
              <w:szCs w:val="20"/>
            </w:rPr>
            <m:t>ζ</m:t>
          </m:r>
          <m:d>
            <m:dPr>
              <m:ctrlPr>
                <w:rPr>
                  <w:rFonts w:ascii="Cambria Math" w:eastAsia="Calibri" w:hAnsi="Cambria Math" w:cs="Calibri"/>
                  <w:i/>
                  <w:szCs w:val="20"/>
                </w:rPr>
              </m:ctrlPr>
            </m:dPr>
            <m:e>
              <m:r>
                <w:rPr>
                  <w:rFonts w:ascii="Cambria Math" w:eastAsia="Calibri" w:hAnsi="Cambria Math" w:cs="Calibri"/>
                  <w:szCs w:val="20"/>
                </w:rPr>
                <m:t>2,</m:t>
              </m:r>
              <m:sSub>
                <m:sSubPr>
                  <m:ctrlPr>
                    <w:rPr>
                      <w:rFonts w:ascii="Cambria Math" w:eastAsia="Calibri" w:hAnsi="Cambria Math" w:cs="Calibri"/>
                      <w:i/>
                      <w:szCs w:val="20"/>
                    </w:rPr>
                  </m:ctrlPr>
                </m:sSubPr>
                <m:e>
                  <m:r>
                    <m:rPr>
                      <m:sty m:val="p"/>
                    </m:rPr>
                    <w:rPr>
                      <w:rFonts w:ascii="Cambria Math" w:eastAsia="Calibri" w:hAnsi="Cambria Math" w:cs="Calibri"/>
                      <w:szCs w:val="20"/>
                    </w:rPr>
                    <m:t>κ</m:t>
                  </m:r>
                </m:e>
                <m:sub>
                  <m:r>
                    <w:rPr>
                      <w:rFonts w:ascii="Cambria Math" w:eastAsia="Calibri" w:hAnsi="Cambria Math" w:cs="Calibri"/>
                      <w:szCs w:val="20"/>
                    </w:rPr>
                    <m:t>y</m:t>
                  </m:r>
                </m:sub>
              </m:sSub>
            </m:e>
          </m:d>
          <m:sSup>
            <m:sSupPr>
              <m:ctrlPr>
                <w:rPr>
                  <w:rFonts w:ascii="Cambria Math" w:eastAsia="Calibri" w:hAnsi="Cambria Math" w:cs="Calibri"/>
                  <w:i/>
                  <w:szCs w:val="20"/>
                </w:rPr>
              </m:ctrlPr>
            </m:sSupPr>
            <m:e>
              <m:d>
                <m:dPr>
                  <m:ctrlPr>
                    <w:rPr>
                      <w:rFonts w:ascii="Cambria Math" w:eastAsia="Calibri" w:hAnsi="Cambria Math" w:cs="Calibri"/>
                      <w:i/>
                      <w:szCs w:val="20"/>
                    </w:rPr>
                  </m:ctrlPr>
                </m:dPr>
                <m:e>
                  <m:sSub>
                    <m:sSubPr>
                      <m:ctrlPr>
                        <w:rPr>
                          <w:rFonts w:ascii="Cambria Math" w:eastAsia="Calibri" w:hAnsi="Cambria Math" w:cs="Calibri"/>
                          <w:i/>
                          <w:szCs w:val="20"/>
                        </w:rPr>
                      </m:ctrlPr>
                    </m:sSubPr>
                    <m:e>
                      <m:r>
                        <m:rPr>
                          <m:sty m:val="p"/>
                        </m:rPr>
                        <w:rPr>
                          <w:rFonts w:ascii="Cambria Math" w:eastAsia="Calibri" w:hAnsi="Cambria Math" w:cs="Calibri"/>
                          <w:szCs w:val="20"/>
                        </w:rPr>
                        <m:t>σ</m:t>
                      </m:r>
                    </m:e>
                    <m:sub>
                      <m:r>
                        <w:rPr>
                          <w:rFonts w:ascii="Cambria Math" w:eastAsia="Calibri" w:hAnsi="Cambria Math" w:cs="Calibri"/>
                          <w:szCs w:val="20"/>
                        </w:rPr>
                        <m:t>y</m:t>
                      </m:r>
                    </m:sub>
                  </m:sSub>
                </m:e>
              </m:d>
            </m:e>
            <m:sup>
              <m:r>
                <w:rPr>
                  <w:rFonts w:ascii="Cambria Math" w:eastAsia="Calibri" w:hAnsi="Cambria Math" w:cs="Calibri"/>
                  <w:szCs w:val="20"/>
                </w:rPr>
                <m:t>2</m:t>
              </m:r>
            </m:sup>
          </m:sSup>
          <m:r>
            <w:rPr>
              <w:rFonts w:ascii="Cambria Math" w:eastAsia="Calibri" w:hAnsi="Cambria Math" w:cs="Calibri"/>
              <w:szCs w:val="20"/>
            </w:rPr>
            <m:t>+</m:t>
          </m:r>
          <m:r>
            <m:rPr>
              <m:sty m:val="p"/>
            </m:rPr>
            <w:rPr>
              <w:rFonts w:ascii="Cambria Math" w:eastAsia="Calibri" w:hAnsi="Cambria Math" w:cs="Calibri"/>
              <w:szCs w:val="20"/>
            </w:rPr>
            <m:t>ζ</m:t>
          </m:r>
          <m:d>
            <m:dPr>
              <m:ctrlPr>
                <w:rPr>
                  <w:rFonts w:ascii="Cambria Math" w:eastAsia="Calibri" w:hAnsi="Cambria Math" w:cs="Calibri"/>
                  <w:i/>
                  <w:szCs w:val="20"/>
                </w:rPr>
              </m:ctrlPr>
            </m:dPr>
            <m:e>
              <m:r>
                <w:rPr>
                  <w:rFonts w:ascii="Cambria Math" w:eastAsia="Calibri" w:hAnsi="Cambria Math" w:cs="Calibri"/>
                  <w:szCs w:val="20"/>
                </w:rPr>
                <m:t>2,</m:t>
              </m:r>
              <m:sSub>
                <m:sSubPr>
                  <m:ctrlPr>
                    <w:rPr>
                      <w:rFonts w:ascii="Cambria Math" w:eastAsia="Calibri" w:hAnsi="Cambria Math" w:cs="Calibri"/>
                      <w:i/>
                      <w:szCs w:val="20"/>
                    </w:rPr>
                  </m:ctrlPr>
                </m:sSubPr>
                <m:e>
                  <m:r>
                    <m:rPr>
                      <m:sty m:val="p"/>
                    </m:rPr>
                    <w:rPr>
                      <w:rFonts w:ascii="Cambria Math" w:eastAsia="Calibri" w:hAnsi="Cambria Math" w:cs="Calibri"/>
                      <w:szCs w:val="20"/>
                    </w:rPr>
                    <m:t>κ</m:t>
                  </m:r>
                </m:e>
                <m:sub>
                  <m:r>
                    <w:rPr>
                      <w:rFonts w:ascii="Cambria Math" w:eastAsia="Calibri" w:hAnsi="Cambria Math" w:cs="Calibri"/>
                      <w:szCs w:val="20"/>
                    </w:rPr>
                    <m:t>x</m:t>
                  </m:r>
                </m:sub>
              </m:sSub>
            </m:e>
          </m:d>
          <m:sSup>
            <m:sSupPr>
              <m:ctrlPr>
                <w:rPr>
                  <w:rFonts w:ascii="Cambria Math" w:eastAsia="Calibri" w:hAnsi="Cambria Math" w:cs="Calibri"/>
                  <w:i/>
                  <w:szCs w:val="20"/>
                </w:rPr>
              </m:ctrlPr>
            </m:sSupPr>
            <m:e>
              <m:d>
                <m:dPr>
                  <m:ctrlPr>
                    <w:rPr>
                      <w:rFonts w:ascii="Cambria Math" w:eastAsia="Calibri" w:hAnsi="Cambria Math" w:cs="Calibri"/>
                      <w:i/>
                      <w:szCs w:val="20"/>
                    </w:rPr>
                  </m:ctrlPr>
                </m:dPr>
                <m:e>
                  <m:sSub>
                    <m:sSubPr>
                      <m:ctrlPr>
                        <w:rPr>
                          <w:rFonts w:ascii="Cambria Math" w:eastAsia="Calibri" w:hAnsi="Cambria Math" w:cs="Calibri"/>
                          <w:i/>
                          <w:szCs w:val="20"/>
                        </w:rPr>
                      </m:ctrlPr>
                    </m:sSubPr>
                    <m:e>
                      <m:r>
                        <m:rPr>
                          <m:sty m:val="p"/>
                        </m:rPr>
                        <w:rPr>
                          <w:rFonts w:ascii="Cambria Math" w:eastAsia="Calibri" w:hAnsi="Cambria Math" w:cs="Calibri"/>
                          <w:szCs w:val="20"/>
                        </w:rPr>
                        <m:t>σ</m:t>
                      </m:r>
                    </m:e>
                    <m:sub>
                      <m:r>
                        <w:rPr>
                          <w:rFonts w:ascii="Cambria Math" w:eastAsia="Calibri" w:hAnsi="Cambria Math" w:cs="Calibri"/>
                          <w:szCs w:val="20"/>
                        </w:rPr>
                        <m:t>x</m:t>
                      </m:r>
                    </m:sub>
                  </m:sSub>
                </m:e>
              </m:d>
            </m:e>
            <m:sup>
              <m:r>
                <w:rPr>
                  <w:rFonts w:ascii="Cambria Math" w:eastAsia="Calibri" w:hAnsi="Cambria Math" w:cs="Calibri"/>
                  <w:szCs w:val="20"/>
                </w:rPr>
                <m:t>2</m:t>
              </m:r>
            </m:sup>
          </m:sSup>
          <m:r>
            <w:rPr>
              <w:rFonts w:ascii="Cambria Math" w:eastAsia="Calibri" w:hAnsi="Cambria Math" w:cs="Calibri"/>
              <w:szCs w:val="20"/>
            </w:rPr>
            <m:t> </m:t>
          </m:r>
          <m:r>
            <m:rPr>
              <m:sty m:val="p"/>
            </m:rPr>
            <w:rPr>
              <w:rFonts w:ascii="Cambria Math" w:eastAsia="Calibri" w:hAnsi="Cambria Math" w:cs="Calibri"/>
              <w:szCs w:val="20"/>
            </w:rPr>
            <m:t>ζ</m:t>
          </m:r>
          <m:d>
            <m:dPr>
              <m:ctrlPr>
                <w:rPr>
                  <w:rFonts w:ascii="Cambria Math" w:eastAsia="Calibri" w:hAnsi="Cambria Math" w:cs="Calibri"/>
                  <w:i/>
                  <w:szCs w:val="20"/>
                </w:rPr>
              </m:ctrlPr>
            </m:dPr>
            <m:e>
              <m:r>
                <w:rPr>
                  <w:rFonts w:ascii="Cambria Math" w:eastAsia="Calibri" w:hAnsi="Cambria Math" w:cs="Calibri"/>
                  <w:szCs w:val="20"/>
                </w:rPr>
                <m:t>2,</m:t>
              </m:r>
              <m:sSub>
                <m:sSubPr>
                  <m:ctrlPr>
                    <w:rPr>
                      <w:rFonts w:ascii="Cambria Math" w:eastAsia="Calibri" w:hAnsi="Cambria Math" w:cs="Calibri"/>
                      <w:i/>
                      <w:szCs w:val="20"/>
                    </w:rPr>
                  </m:ctrlPr>
                </m:sSubPr>
                <m:e>
                  <m:r>
                    <m:rPr>
                      <m:sty m:val="p"/>
                    </m:rPr>
                    <w:rPr>
                      <w:rFonts w:ascii="Cambria Math" w:eastAsia="Calibri" w:hAnsi="Cambria Math" w:cs="Calibri"/>
                      <w:szCs w:val="20"/>
                    </w:rPr>
                    <m:t>κ</m:t>
                  </m:r>
                </m:e>
                <m:sub>
                  <m:r>
                    <w:rPr>
                      <w:rFonts w:ascii="Cambria Math" w:eastAsia="Calibri" w:hAnsi="Cambria Math" w:cs="Calibri"/>
                      <w:szCs w:val="20"/>
                    </w:rPr>
                    <m:t>y</m:t>
                  </m:r>
                </m:sub>
              </m:sSub>
            </m:e>
          </m:d>
          <m:sSup>
            <m:sSupPr>
              <m:ctrlPr>
                <w:rPr>
                  <w:rFonts w:ascii="Cambria Math" w:eastAsia="Calibri" w:hAnsi="Cambria Math" w:cs="Calibri"/>
                  <w:i/>
                  <w:szCs w:val="20"/>
                </w:rPr>
              </m:ctrlPr>
            </m:sSupPr>
            <m:e>
              <m:d>
                <m:dPr>
                  <m:ctrlPr>
                    <w:rPr>
                      <w:rFonts w:ascii="Cambria Math" w:eastAsia="Calibri" w:hAnsi="Cambria Math" w:cs="Calibri"/>
                      <w:i/>
                      <w:szCs w:val="20"/>
                    </w:rPr>
                  </m:ctrlPr>
                </m:dPr>
                <m:e>
                  <m:sSub>
                    <m:sSubPr>
                      <m:ctrlPr>
                        <w:rPr>
                          <w:rFonts w:ascii="Cambria Math" w:eastAsia="Calibri" w:hAnsi="Cambria Math" w:cs="Calibri"/>
                          <w:i/>
                          <w:szCs w:val="20"/>
                        </w:rPr>
                      </m:ctrlPr>
                    </m:sSubPr>
                    <m:e>
                      <m:r>
                        <m:rPr>
                          <m:sty m:val="p"/>
                        </m:rPr>
                        <w:rPr>
                          <w:rFonts w:ascii="Cambria Math" w:eastAsia="Calibri" w:hAnsi="Cambria Math" w:cs="Calibri"/>
                          <w:szCs w:val="20"/>
                        </w:rPr>
                        <m:t>σ</m:t>
                      </m:r>
                    </m:e>
                    <m:sub>
                      <m:r>
                        <w:rPr>
                          <w:rFonts w:ascii="Cambria Math" w:eastAsia="Calibri" w:hAnsi="Cambria Math" w:cs="Calibri"/>
                          <w:szCs w:val="20"/>
                        </w:rPr>
                        <m:t>y</m:t>
                      </m:r>
                    </m:sub>
                  </m:sSub>
                </m:e>
              </m:d>
            </m:e>
            <m:sup>
              <m:r>
                <w:rPr>
                  <w:rFonts w:ascii="Cambria Math" w:eastAsia="Calibri" w:hAnsi="Cambria Math" w:cs="Calibri"/>
                  <w:szCs w:val="20"/>
                </w:rPr>
                <m:t>2</m:t>
              </m:r>
            </m:sup>
          </m:sSup>
        </m:oMath>
      </m:oMathPara>
    </w:p>
    <w:p w14:paraId="665A55A2" w14:textId="316AC058" w:rsidR="00F1214F" w:rsidRPr="00CC28CE" w:rsidRDefault="00BE2C0C" w:rsidP="00477790">
      <w:r>
        <w:rPr>
          <w:rFonts w:ascii="Calibri" w:eastAsia="Calibri" w:hAnsi="Calibri" w:cs="Calibri"/>
          <w:sz w:val="22"/>
        </w:rPr>
        <w:tab/>
      </w:r>
      <w:r>
        <w:t>;</w:t>
      </w:r>
      <w:r w:rsidR="00CC28CE">
        <w:tab/>
      </w:r>
      <w:r w:rsidR="00CC28CE">
        <w:tab/>
      </w:r>
      <w:r w:rsidR="00CC28CE">
        <w:tab/>
      </w:r>
      <w:r w:rsidR="00CC28CE">
        <w:tab/>
      </w:r>
      <w:r w:rsidR="00CC28CE">
        <w:tab/>
      </w:r>
      <w:r w:rsidR="00CC28CE">
        <w:tab/>
      </w:r>
      <w:r w:rsidR="00CC28CE">
        <w:tab/>
      </w:r>
      <w:r w:rsidR="00477790">
        <w:tab/>
        <w:t>(2.14)</w:t>
      </w:r>
    </w:p>
    <w:p w14:paraId="329420B6" w14:textId="77777777" w:rsidR="00F1214F" w:rsidRDefault="00BE2C0C" w:rsidP="00522C59">
      <w:r>
        <w:t xml:space="preserve">When </w:t>
      </w:r>
      <w:r>
        <w:rPr>
          <w:i/>
        </w:rPr>
        <w:t xml:space="preserve">N </w:t>
      </w:r>
      <w:r>
        <w:t xml:space="preserve">→ ∞, </w:t>
      </w:r>
      <w:r>
        <w:rPr>
          <w:i/>
        </w:rPr>
        <w:t>ζ</w:t>
      </w:r>
      <w:r>
        <w:t>(0</w:t>
      </w:r>
      <w:r>
        <w:rPr>
          <w:i/>
        </w:rPr>
        <w:t>,κ</w:t>
      </w:r>
      <w:r>
        <w:t xml:space="preserve">) → 1 and </w:t>
      </w:r>
      <w:r>
        <w:rPr>
          <w:i/>
        </w:rPr>
        <w:t>ζ</w:t>
      </w:r>
      <w:r>
        <w:t>(2</w:t>
      </w:r>
      <w:r>
        <w:rPr>
          <w:i/>
        </w:rPr>
        <w:t>,κ</w:t>
      </w:r>
      <w:r>
        <w:t xml:space="preserve">) → 1, making Formula (2.10) and (2.11) the convolution results for </w:t>
      </w:r>
      <w:r>
        <w:rPr>
          <w:i/>
        </w:rPr>
        <w:t xml:space="preserve">x </w:t>
      </w:r>
      <w:r>
        <w:t xml:space="preserve">± </w:t>
      </w:r>
      <w:r>
        <w:rPr>
          <w:i/>
        </w:rPr>
        <w:t xml:space="preserve">y </w:t>
      </w:r>
      <w:r>
        <w:t xml:space="preserve">[4], and Formula (2.12) and (2.13) the corresponding results of the product distribution for </w:t>
      </w:r>
      <w:r>
        <w:rPr>
          <w:i/>
        </w:rPr>
        <w:t xml:space="preserve">xy </w:t>
      </w:r>
      <w:r>
        <w:t>[4].</w:t>
      </w:r>
    </w:p>
    <w:p w14:paraId="77B7BF6E" w14:textId="77777777" w:rsidR="00F1214F" w:rsidRDefault="00BE2C0C">
      <w:pPr>
        <w:pStyle w:val="Heading2"/>
        <w:ind w:left="598" w:hanging="613"/>
      </w:pPr>
      <w:r>
        <w:t>One-Dimensional Examples</w:t>
      </w:r>
    </w:p>
    <w:p w14:paraId="5F37CC94" w14:textId="77777777" w:rsidR="00F1214F" w:rsidRDefault="00BE2C0C">
      <w:pPr>
        <w:spacing w:after="112"/>
        <w:ind w:left="-5" w:right="221"/>
      </w:pPr>
      <w:r>
        <w:t xml:space="preserve">Formula (2.14) and (2.15) give the mean and variance for </w:t>
      </w:r>
      <w:r>
        <w:rPr>
          <w:i/>
        </w:rPr>
        <w:t>e</w:t>
      </w:r>
      <w:r>
        <w:rPr>
          <w:i/>
          <w:vertAlign w:val="superscript"/>
        </w:rPr>
        <w:t>x</w:t>
      </w:r>
      <w:r>
        <w:t>, respectively:</w:t>
      </w:r>
    </w:p>
    <w:p w14:paraId="7AB04013" w14:textId="25E78C15" w:rsidR="00F1214F" w:rsidRPr="008046CC" w:rsidRDefault="00BE2C0C" w:rsidP="00276979">
      <w:pPr>
        <w:rPr>
          <w:rFonts w:ascii="Calibri" w:hAnsi="Calibri"/>
        </w:rPr>
      </w:pPr>
      <w:r>
        <w:rPr>
          <w:rFonts w:ascii="Calibri" w:hAnsi="Calibri"/>
        </w:rPr>
        <w:tab/>
      </w:r>
      <m:oMath>
        <m:f>
          <m:fPr>
            <m:ctrlPr>
              <w:rPr>
                <w:rFonts w:ascii="Cambria Math" w:hAnsi="Cambria Math"/>
              </w:rPr>
            </m:ctrlPr>
          </m:fPr>
          <m:num>
            <m:bar>
              <m:barPr>
                <m:pos m:val="top"/>
                <m:ctrlPr>
                  <w:rPr>
                    <w:rFonts w:ascii="Cambria Math" w:hAnsi="Cambria Math"/>
                  </w:rPr>
                </m:ctrlPr>
              </m:barPr>
              <m:e>
                <m:sSup>
                  <m:sSupPr>
                    <m:ctrlPr>
                      <w:rPr>
                        <w:rFonts w:ascii="Cambria Math" w:hAnsi="Cambria Math"/>
                      </w:rPr>
                    </m:ctrlPr>
                  </m:sSupPr>
                  <m:e>
                    <m:r>
                      <w:rPr>
                        <w:rFonts w:ascii="Cambria Math" w:hAnsi="Cambria Math"/>
                      </w:rPr>
                      <m:t>e</m:t>
                    </m:r>
                  </m:e>
                  <m:sup>
                    <m:r>
                      <w:rPr>
                        <w:rFonts w:ascii="Cambria Math" w:hAnsi="Cambria Math"/>
                      </w:rPr>
                      <m:t>x</m:t>
                    </m:r>
                  </m:sup>
                </m:sSup>
              </m:e>
            </m:bar>
          </m:num>
          <m:den>
            <m:sSup>
              <m:sSupPr>
                <m:ctrlPr>
                  <w:rPr>
                    <w:rFonts w:ascii="Cambria Math" w:hAnsi="Cambria Math"/>
                  </w:rPr>
                </m:ctrlPr>
              </m:sSupPr>
              <m:e>
                <m:r>
                  <w:rPr>
                    <w:rFonts w:ascii="Cambria Math" w:hAnsi="Cambria Math"/>
                  </w:rPr>
                  <m:t>e</m:t>
                </m:r>
              </m:e>
              <m:sup>
                <m:r>
                  <w:rPr>
                    <w:rFonts w:ascii="Cambria Math" w:hAnsi="Cambria Math"/>
                  </w:rPr>
                  <m:t>x</m:t>
                </m:r>
              </m:sup>
            </m:sSup>
          </m:den>
        </m:f>
        <m:r>
          <m:rPr>
            <m:sty m:val="p"/>
          </m:rPr>
          <w:rPr>
            <w:rFonts w:ascii="Cambria Math" w:hAnsi="Cambria Math"/>
          </w:rPr>
          <m:t>=1+</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r>
              <w:rPr>
                <w:rFonts w:ascii="Cambria Math" w:hAnsi="Cambria Math"/>
              </w:rPr>
              <m:t>ζ</m:t>
            </m:r>
            <m:d>
              <m:dPr>
                <m:ctrlPr>
                  <w:rPr>
                    <w:rFonts w:ascii="Cambria Math" w:hAnsi="Cambria Math"/>
                  </w:rPr>
                </m:ctrlPr>
              </m:dPr>
              <m:e>
                <m:r>
                  <w:rPr>
                    <w:rFonts w:ascii="Cambria Math" w:hAnsi="Cambria Math"/>
                  </w:rPr>
                  <m:t>n</m:t>
                </m:r>
              </m:e>
            </m:d>
            <m:f>
              <m:fPr>
                <m:ctrlPr>
                  <w:rPr>
                    <w:rFonts w:ascii="Cambria Math" w:hAnsi="Cambria Math"/>
                  </w:rPr>
                </m:ctrlPr>
              </m:fPr>
              <m:num>
                <m:r>
                  <m:rPr>
                    <m:sty m:val="p"/>
                  </m:rPr>
                  <w:rPr>
                    <w:rFonts w:ascii="Cambria Math" w:hAnsi="Cambria Math"/>
                  </w:rPr>
                  <m:t>1</m:t>
                </m:r>
              </m:num>
              <m:den>
                <m:r>
                  <w:rPr>
                    <w:rFonts w:ascii="Cambria Math" w:hAnsi="Cambria Math"/>
                  </w:rPr>
                  <m:t>n</m:t>
                </m:r>
                <m:r>
                  <m:rPr>
                    <m:sty m:val="p"/>
                  </m:rPr>
                  <w:rPr>
                    <w:rFonts w:ascii="Cambria Math" w:hAnsi="Cambria Math"/>
                  </w:rPr>
                  <m:t>!</m:t>
                </m:r>
              </m:den>
            </m:f>
          </m:e>
        </m:nary>
      </m:oMath>
      <w:r>
        <w:t>;</w:t>
      </w:r>
      <w:r>
        <w:tab/>
      </w:r>
      <w:r w:rsidR="00276979">
        <w:tab/>
      </w:r>
      <w:r w:rsidR="00276979">
        <w:tab/>
      </w:r>
      <w:r w:rsidR="00276979">
        <w:tab/>
      </w:r>
      <w:r w:rsidR="00276979">
        <w:tab/>
      </w:r>
      <w:r w:rsidR="00276979">
        <w:tab/>
      </w:r>
      <w:r>
        <w:t>(2.14)</w:t>
      </w:r>
    </w:p>
    <w:p w14:paraId="569711D6" w14:textId="0E04A957" w:rsidR="00F1214F" w:rsidRPr="008D3266" w:rsidRDefault="00BE2C0C" w:rsidP="00276979">
      <w:pPr>
        <w:rPr>
          <w:rFonts w:ascii="Calibri" w:hAnsi="Calibri"/>
        </w:rPr>
      </w:pPr>
      <w:r>
        <w:rPr>
          <w:rFonts w:ascii="Calibri" w:hAnsi="Calibri"/>
        </w:rPr>
        <w:tab/>
      </w:r>
      <m:oMath>
        <m:f>
          <m:fPr>
            <m:ctrlPr>
              <w:rPr>
                <w:rFonts w:ascii="Cambria Math" w:hAnsi="Cambria Math"/>
              </w:rPr>
            </m:ctrlPr>
          </m:fPr>
          <m:num>
            <m:sSup>
              <m:sSupPr>
                <m:ctrlPr>
                  <w:rPr>
                    <w:rFonts w:ascii="Cambria Math" w:hAnsi="Cambria Math"/>
                  </w:rPr>
                </m:ctrlPr>
              </m:sSupPr>
              <m:e>
                <m:r>
                  <w:rPr>
                    <w:rFonts w:ascii="Cambria Math" w:hAnsi="Cambria Math"/>
                  </w:rPr>
                  <m:t>δ</m:t>
                </m:r>
              </m:e>
              <m:sup>
                <m:r>
                  <m:rPr>
                    <m:sty m:val="p"/>
                  </m:rP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e>
                </m:d>
              </m:e>
              <m:sup>
                <m:r>
                  <m:rPr>
                    <m:sty m:val="p"/>
                  </m:rPr>
                  <w:rPr>
                    <w:rFonts w:ascii="Cambria Math" w:hAnsi="Cambria Math"/>
                  </w:rPr>
                  <m:t>2</m:t>
                </m:r>
              </m:sup>
            </m:sSup>
          </m:den>
        </m:f>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=2</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m:t>
                </m:r>
                <m:r>
                  <m:rPr>
                    <m:sty m:val="p"/>
                  </m:rPr>
                  <w:rPr>
                    <w:rFonts w:ascii="Cambria Math" w:hAnsi="Cambria Math"/>
                  </w:rPr>
                  <m:t>1</m:t>
                </m:r>
              </m:sup>
              <m:e>
                <m:f>
                  <m:fPr>
                    <m:ctrlPr>
                      <w:rPr>
                        <w:rFonts w:ascii="Cambria Math" w:hAnsi="Cambria Math"/>
                      </w:rPr>
                    </m:ctrlPr>
                  </m:fPr>
                  <m:num>
                    <m:r>
                      <w:rPr>
                        <w:rFonts w:ascii="Cambria Math" w:hAnsi="Cambria Math"/>
                      </w:rPr>
                      <m:t>ζ</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ζ</m:t>
                    </m:r>
                    <m:d>
                      <m:dPr>
                        <m:ctrlPr>
                          <w:rPr>
                            <w:rFonts w:ascii="Cambria Math" w:hAnsi="Cambria Math"/>
                          </w:rPr>
                        </m:ctrlPr>
                      </m:dPr>
                      <m:e>
                        <m:r>
                          <w:rPr>
                            <w:rFonts w:ascii="Cambria Math" w:hAnsi="Cambria Math"/>
                          </w:rPr>
                          <m:t>j</m:t>
                        </m:r>
                      </m:e>
                    </m:d>
                    <m:r>
                      <w:rPr>
                        <w:rFonts w:ascii="Cambria Math" w:hAnsi="Cambria Math"/>
                      </w:rPr>
                      <m:t>ζ</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num>
                  <m:den>
                    <m:r>
                      <w:rPr>
                        <w:rFonts w:ascii="Cambria Math" w:hAnsi="Cambria Math"/>
                      </w:rPr>
                      <m:t>j</m:t>
                    </m:r>
                    <m:r>
                      <m:rPr>
                        <m:sty m:val="p"/>
                      </m:rPr>
                      <w:rPr>
                        <w:rFonts w:ascii="Cambria Math" w:hAnsi="Cambria Math"/>
                      </w: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r>
                      <m:rPr>
                        <m:sty m:val="p"/>
                      </m:rPr>
                      <w:rPr>
                        <w:rFonts w:ascii="Cambria Math" w:hAnsi="Cambria Math"/>
                      </w:rPr>
                      <m:t>!</m:t>
                    </m:r>
                  </m:den>
                </m:f>
              </m:e>
            </m:nary>
          </m:e>
        </m:nary>
      </m:oMath>
      <w:r>
        <w:t>;</w:t>
      </w:r>
      <w:r>
        <w:tab/>
      </w:r>
      <w:r w:rsidR="00276979">
        <w:tab/>
      </w:r>
      <w:r w:rsidR="00276979">
        <w:tab/>
      </w:r>
      <w:r w:rsidR="00276979">
        <w:tab/>
      </w:r>
      <w:r>
        <w:t>(2.15)</w:t>
      </w:r>
    </w:p>
    <w:p w14:paraId="7C941F2C" w14:textId="77777777" w:rsidR="00F1214F" w:rsidRDefault="00BE2C0C">
      <w:pPr>
        <w:spacing w:after="141" w:line="265" w:lineRule="auto"/>
        <w:ind w:left="10" w:right="220"/>
        <w:jc w:val="center"/>
      </w:pPr>
      <w:r>
        <w:t>Formula (2.16) and (2.17) give the mean and variance for log(</w:t>
      </w:r>
      <w:r>
        <w:rPr>
          <w:i/>
        </w:rPr>
        <w:t>x</w:t>
      </w:r>
      <w:r>
        <w:t>), respectively:</w:t>
      </w:r>
    </w:p>
    <w:p w14:paraId="597CD26B" w14:textId="7FACAD74" w:rsidR="00F1214F" w:rsidRPr="00D37B80" w:rsidRDefault="00BE2C0C" w:rsidP="00276979">
      <w:pPr>
        <w:rPr>
          <w:rFonts w:ascii="Calibri" w:hAnsi="Calibri"/>
        </w:rPr>
      </w:pPr>
      <w:r>
        <w:rPr>
          <w:rFonts w:ascii="Calibri" w:hAnsi="Calibri"/>
        </w:rPr>
        <w:tab/>
      </w:r>
      <m:oMath>
        <m:bar>
          <m:barPr>
            <m:pos m:val="top"/>
            <m:ctrlPr>
              <w:rPr>
                <w:rFonts w:ascii="Cambria Math" w:hAnsi="Cambria Math"/>
              </w:rPr>
            </m:ctrlPr>
          </m:barPr>
          <m:e>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x</m:t>
                    </m:r>
                  </m:e>
                </m:d>
              </m:e>
            </m:func>
          </m:e>
        </m:bar>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x</m:t>
                </m:r>
              </m:e>
            </m:d>
          </m:e>
        </m:func>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n</m:t>
                </m:r>
              </m:sup>
            </m:sSup>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m:rPr>
                            <m:sty m:val="p"/>
                          </m:rPr>
                          <w:rPr>
                            <w:rFonts w:ascii="Cambria Math" w:hAnsi="Cambria Math"/>
                          </w:rPr>
                          <m:t>1</m:t>
                        </m:r>
                      </m:e>
                    </m:d>
                  </m:e>
                  <m:sup>
                    <m:r>
                      <w:rPr>
                        <w:rFonts w:ascii="Cambria Math" w:hAnsi="Cambria Math"/>
                      </w:rPr>
                      <m:t>n</m:t>
                    </m:r>
                    <m:r>
                      <m:rPr>
                        <m:sty m:val="p"/>
                      </m:rPr>
                      <w:rPr>
                        <w:rFonts w:ascii="Cambria Math" w:hAnsi="Cambria Math"/>
                      </w:rPr>
                      <m:t>+1</m:t>
                    </m:r>
                  </m:sup>
                </m:sSup>
                <m:r>
                  <w:rPr>
                    <w:rFonts w:ascii="Cambria Math" w:hAnsi="Cambria Math"/>
                  </w:rPr>
                  <m:t>ζ</m:t>
                </m:r>
                <m:d>
                  <m:dPr>
                    <m:ctrlPr>
                      <w:rPr>
                        <w:rFonts w:ascii="Cambria Math" w:hAnsi="Cambria Math"/>
                      </w:rPr>
                    </m:ctrlPr>
                  </m:dPr>
                  <m:e>
                    <m:r>
                      <w:rPr>
                        <w:rFonts w:ascii="Cambria Math" w:hAnsi="Cambria Math"/>
                      </w:rPr>
                      <m:t>n</m:t>
                    </m:r>
                  </m:e>
                </m:d>
              </m:num>
              <m:den>
                <m:r>
                  <w:rPr>
                    <w:rFonts w:ascii="Cambria Math" w:hAnsi="Cambria Math"/>
                  </w:rPr>
                  <m:t>n</m:t>
                </m:r>
              </m:den>
            </m:f>
          </m:e>
        </m:nary>
      </m:oMath>
      <w:r>
        <w:t>;</w:t>
      </w:r>
      <w:r>
        <w:tab/>
      </w:r>
      <w:r w:rsidR="00276979">
        <w:tab/>
      </w:r>
      <w:r w:rsidR="00276979">
        <w:tab/>
      </w:r>
      <w:r w:rsidR="00276979">
        <w:tab/>
      </w:r>
      <w:r>
        <w:t>(2.16)</w:t>
      </w:r>
    </w:p>
    <w:p w14:paraId="24A14164" w14:textId="42AF2B4D" w:rsidR="00F1214F" w:rsidRPr="00D37B80" w:rsidRDefault="00BE2C0C" w:rsidP="00276979">
      <w:pPr>
        <w:rPr>
          <w:rFonts w:ascii="Calibri" w:hAnsi="Calibri"/>
        </w:rPr>
      </w:pPr>
      <w:r>
        <w:rPr>
          <w:rFonts w:ascii="Calibri" w:hAnsi="Calibri"/>
        </w:rPr>
        <w:tab/>
      </w:r>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x</m:t>
                </m:r>
              </m:e>
            </m:d>
          </m:e>
        </m:func>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=2</m:t>
            </m:r>
          </m:sub>
          <m:sup>
            <m:r>
              <m:rPr>
                <m:sty m:val="p"/>
              </m:rPr>
              <w:rPr>
                <w:rFonts w:ascii="Cambria Math" w:hAnsi="Cambria Math"/>
              </w:rPr>
              <m:t>+∞</m:t>
            </m:r>
          </m:sup>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n</m:t>
                </m:r>
              </m:sup>
            </m:sSup>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m:t>
                </m:r>
                <m:r>
                  <m:rPr>
                    <m:sty m:val="p"/>
                  </m:rPr>
                  <w:rPr>
                    <w:rFonts w:ascii="Cambria Math" w:hAnsi="Cambria Math"/>
                  </w:rPr>
                  <m:t>1</m:t>
                </m:r>
              </m:sup>
              <m:e>
                <m:f>
                  <m:fPr>
                    <m:ctrlPr>
                      <w:rPr>
                        <w:rFonts w:ascii="Cambria Math" w:hAnsi="Cambria Math"/>
                      </w:rPr>
                    </m:ctrlPr>
                  </m:fPr>
                  <m:num>
                    <m:r>
                      <w:rPr>
                        <w:rFonts w:ascii="Cambria Math" w:hAnsi="Cambria Math"/>
                      </w:rPr>
                      <m:t>ζ</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ζ</m:t>
                    </m:r>
                    <m:d>
                      <m:dPr>
                        <m:ctrlPr>
                          <w:rPr>
                            <w:rFonts w:ascii="Cambria Math" w:hAnsi="Cambria Math"/>
                          </w:rPr>
                        </m:ctrlPr>
                      </m:dPr>
                      <m:e>
                        <m:r>
                          <w:rPr>
                            <w:rFonts w:ascii="Cambria Math" w:hAnsi="Cambria Math"/>
                          </w:rPr>
                          <m:t>j</m:t>
                        </m:r>
                      </m:e>
                    </m:d>
                    <m:r>
                      <w:rPr>
                        <w:rFonts w:ascii="Cambria Math" w:hAnsi="Cambria Math"/>
                      </w:rPr>
                      <m:t>ζ</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num>
                  <m:den>
                    <m:r>
                      <w:rPr>
                        <w:rFonts w:ascii="Cambria Math" w:hAnsi="Cambria Math"/>
                      </w:rPr>
                      <m:t>j</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den>
                </m:f>
              </m:e>
            </m:nary>
          </m:e>
        </m:nary>
      </m:oMath>
      <w:r>
        <w:t>;</w:t>
      </w:r>
      <w:r>
        <w:tab/>
      </w:r>
      <w:r w:rsidR="00276979">
        <w:tab/>
      </w:r>
      <w:r w:rsidR="00276979">
        <w:tab/>
      </w:r>
      <w:r>
        <w:t>(2.17)</w:t>
      </w:r>
    </w:p>
    <w:p w14:paraId="59567018" w14:textId="77777777" w:rsidR="00F1214F" w:rsidRDefault="00BE2C0C">
      <w:pPr>
        <w:spacing w:after="111" w:line="265" w:lineRule="auto"/>
        <w:ind w:left="10" w:right="232"/>
        <w:jc w:val="center"/>
      </w:pPr>
      <w:r>
        <w:t>Formula (2.19) and (2.20) give the mean and variance for sin(</w:t>
      </w:r>
      <w:r>
        <w:rPr>
          <w:i/>
        </w:rPr>
        <w:t>x</w:t>
      </w:r>
      <w:r>
        <w:t>), respectively:</w:t>
      </w:r>
    </w:p>
    <w:p w14:paraId="080F3B21" w14:textId="75F5A732" w:rsidR="00F1214F" w:rsidRDefault="002A75BA" w:rsidP="00276979">
      <w:r w:rsidRPr="002A75BA">
        <w:rPr>
          <w:noProof/>
        </w:rPr>
        <w:lastRenderedPageBreak/>
        <w:drawing>
          <wp:inline distT="0" distB="0" distL="0" distR="0" wp14:anchorId="0D571125" wp14:editId="641CA928">
            <wp:extent cx="3467100" cy="706098"/>
            <wp:effectExtent l="0" t="0" r="0" b="0"/>
            <wp:docPr id="201170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08442" name=""/>
                    <pic:cNvPicPr/>
                  </pic:nvPicPr>
                  <pic:blipFill>
                    <a:blip r:embed="rId13"/>
                    <a:stretch>
                      <a:fillRect/>
                    </a:stretch>
                  </pic:blipFill>
                  <pic:spPr>
                    <a:xfrm>
                      <a:off x="0" y="0"/>
                      <a:ext cx="3501850" cy="713175"/>
                    </a:xfrm>
                    <a:prstGeom prst="rect">
                      <a:avLst/>
                    </a:prstGeom>
                  </pic:spPr>
                </pic:pic>
              </a:graphicData>
            </a:graphic>
          </wp:inline>
        </w:drawing>
      </w:r>
      <w:r w:rsidRPr="002A75BA">
        <w:t xml:space="preserve"> </w:t>
      </w:r>
      <w:r>
        <w:tab/>
        <w:t>(2.18)</w:t>
      </w:r>
    </w:p>
    <w:p w14:paraId="05DB711E" w14:textId="34FB3BAD" w:rsidR="00F1214F" w:rsidRPr="00233A98" w:rsidRDefault="00BE2C0C" w:rsidP="00276979">
      <w:pPr>
        <w:rPr>
          <w:rFonts w:ascii="Calibri" w:hAnsi="Calibri"/>
        </w:rPr>
      </w:pPr>
      <w:r>
        <w:rPr>
          <w:rFonts w:ascii="Calibri" w:hAnsi="Calibri"/>
        </w:rPr>
        <w:tab/>
      </w:r>
      <m:oMath>
        <m:bar>
          <m:barPr>
            <m:pos m:val="top"/>
            <m:ctrlPr>
              <w:rPr>
                <w:rFonts w:ascii="Cambria Math" w:hAnsi="Cambria Math"/>
              </w:rPr>
            </m:ctrlPr>
          </m:barPr>
          <m:e>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e>
        </m:bar>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r>
              <w:rPr>
                <w:rFonts w:ascii="Cambria Math" w:hAnsi="Cambria Math"/>
              </w:rPr>
              <m:t>η</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x</m:t>
                </m:r>
              </m:e>
            </m:d>
            <m:f>
              <m:fPr>
                <m:ctrlPr>
                  <w:rPr>
                    <w:rFonts w:ascii="Cambria Math" w:hAnsi="Cambria Math"/>
                  </w:rPr>
                </m:ctrlPr>
              </m:fPr>
              <m:num>
                <m:r>
                  <w:rPr>
                    <w:rFonts w:ascii="Cambria Math" w:hAnsi="Cambria Math"/>
                  </w:rPr>
                  <m:t>ζ</m:t>
                </m:r>
                <m:d>
                  <m:dPr>
                    <m:ctrlPr>
                      <w:rPr>
                        <w:rFonts w:ascii="Cambria Math" w:hAnsi="Cambria Math"/>
                      </w:rPr>
                    </m:ctrlPr>
                  </m:dPr>
                  <m:e>
                    <m:r>
                      <w:rPr>
                        <w:rFonts w:ascii="Cambria Math" w:hAnsi="Cambria Math"/>
                      </w:rPr>
                      <m:t>n</m:t>
                    </m:r>
                  </m:e>
                </m:d>
              </m:num>
              <m:den>
                <m:r>
                  <w:rPr>
                    <w:rFonts w:ascii="Cambria Math" w:hAnsi="Cambria Math"/>
                  </w:rPr>
                  <m:t>n</m:t>
                </m:r>
                <m:r>
                  <m:rPr>
                    <m:sty m:val="p"/>
                  </m:rPr>
                  <w:rPr>
                    <w:rFonts w:ascii="Cambria Math" w:hAnsi="Cambria Math"/>
                  </w:rPr>
                  <m:t>!</m:t>
                </m:r>
              </m:den>
            </m:f>
          </m:e>
        </m:nary>
      </m:oMath>
      <w:r>
        <w:t>;</w:t>
      </w:r>
      <w:r>
        <w:tab/>
      </w:r>
      <w:r w:rsidR="00276979">
        <w:tab/>
      </w:r>
      <w:r w:rsidR="00276979">
        <w:tab/>
      </w:r>
      <w:r w:rsidR="00276979">
        <w:tab/>
      </w:r>
      <w:r w:rsidR="00276979">
        <w:tab/>
      </w:r>
      <w:r>
        <w:t>(2.19)</w:t>
      </w:r>
    </w:p>
    <w:p w14:paraId="4E8F3316" w14:textId="67DB9283" w:rsidR="00F1214F" w:rsidRPr="00276979" w:rsidRDefault="00BE2C0C" w:rsidP="00276979">
      <w:pPr>
        <w:rPr>
          <w:rFonts w:ascii="Calibri" w:hAnsi="Calibri"/>
        </w:rPr>
      </w:pPr>
      <w:r>
        <w:rPr>
          <w:rFonts w:ascii="Calibri" w:hAnsi="Calibri"/>
        </w:rPr>
        <w:tab/>
      </w:r>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x</m:t>
                </m:r>
              </m:e>
            </m:d>
          </m:e>
        </m:func>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=2</m:t>
            </m:r>
          </m:sub>
          <m:sup>
            <m:r>
              <m:rPr>
                <m:sty m:val="p"/>
              </m:rPr>
              <w:rPr>
                <w:rFonts w:ascii="Cambria Math" w:hAnsi="Cambria Math"/>
              </w:rPr>
              <m:t>∞</m:t>
            </m:r>
          </m:sup>
          <m:e>
            <m:sSup>
              <m:sSupPr>
                <m:ctrlPr>
                  <w:rPr>
                    <w:rFonts w:ascii="Cambria Math" w:hAnsi="Cambria Math"/>
                  </w:rPr>
                </m:ctrlPr>
              </m:sSupPr>
              <m:e>
                <m:r>
                  <w:rPr>
                    <w:rFonts w:ascii="Cambria Math" w:hAnsi="Cambria Math"/>
                  </w:rPr>
                  <m:t>σ</m:t>
                </m:r>
              </m:e>
              <m:sup>
                <m:r>
                  <w:rPr>
                    <w:rFonts w:ascii="Cambria Math" w:hAnsi="Cambria Math"/>
                  </w:rPr>
                  <m:t>n</m:t>
                </m:r>
              </m:sup>
            </m:sSup>
            <m:nary>
              <m:naryPr>
                <m:chr m:val="∑"/>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m:t>
                </m:r>
                <m:r>
                  <m:rPr>
                    <m:sty m:val="p"/>
                  </m:rPr>
                  <w:rPr>
                    <w:rFonts w:ascii="Cambria Math" w:hAnsi="Cambria Math"/>
                  </w:rPr>
                  <m:t>1</m:t>
                </m:r>
              </m:sup>
              <m:e>
                <m:f>
                  <m:fPr>
                    <m:ctrlPr>
                      <w:rPr>
                        <w:rFonts w:ascii="Cambria Math" w:hAnsi="Cambria Math"/>
                      </w:rPr>
                    </m:ctrlPr>
                  </m:fPr>
                  <m:num>
                    <m:r>
                      <w:rPr>
                        <w:rFonts w:ascii="Cambria Math" w:hAnsi="Cambria Math"/>
                      </w:rPr>
                      <m:t>η</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x</m:t>
                        </m:r>
                      </m:e>
                    </m:d>
                    <m:r>
                      <w:rPr>
                        <w:rFonts w:ascii="Cambria Math" w:hAnsi="Cambria Math"/>
                      </w:rPr>
                      <m:t>η</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x</m:t>
                        </m:r>
                      </m:e>
                    </m:d>
                  </m:num>
                  <m:den>
                    <m:r>
                      <w:rPr>
                        <w:rFonts w:ascii="Cambria Math" w:hAnsi="Cambria Math"/>
                      </w:rPr>
                      <m:t>j</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r>
                      <m:rPr>
                        <m:sty m:val="p"/>
                      </m:rPr>
                      <w:rPr>
                        <w:rFonts w:ascii="Cambria Math" w:hAnsi="Cambria Math"/>
                      </w:rPr>
                      <m:t>!</m:t>
                    </m:r>
                  </m:den>
                </m:f>
              </m:e>
            </m:nary>
            <m:d>
              <m:dPr>
                <m:ctrlPr>
                  <w:rPr>
                    <w:rFonts w:ascii="Cambria Math" w:hAnsi="Cambria Math"/>
                  </w:rPr>
                </m:ctrlPr>
              </m:dPr>
              <m:e>
                <m:r>
                  <w:rPr>
                    <w:rFonts w:ascii="Cambria Math" w:hAnsi="Cambria Math"/>
                  </w:rPr>
                  <m:t>ζ</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ζ</m:t>
                </m:r>
                <m:d>
                  <m:dPr>
                    <m:ctrlPr>
                      <w:rPr>
                        <w:rFonts w:ascii="Cambria Math" w:hAnsi="Cambria Math"/>
                      </w:rPr>
                    </m:ctrlPr>
                  </m:dPr>
                  <m:e>
                    <m:r>
                      <w:rPr>
                        <w:rFonts w:ascii="Cambria Math" w:hAnsi="Cambria Math"/>
                      </w:rPr>
                      <m:t>j</m:t>
                    </m:r>
                  </m:e>
                </m:d>
                <m:r>
                  <w:rPr>
                    <w:rFonts w:ascii="Cambria Math" w:hAnsi="Cambria Math"/>
                  </w:rPr>
                  <m:t>ζ</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e>
            </m:d>
          </m:e>
        </m:nary>
      </m:oMath>
      <w:r>
        <w:t>;</w:t>
      </w:r>
      <w:r>
        <w:tab/>
        <w:t>(2.20)</w:t>
      </w:r>
    </w:p>
    <w:p w14:paraId="66A7ACC1" w14:textId="77777777" w:rsidR="00F1214F" w:rsidRDefault="00BE2C0C">
      <w:pPr>
        <w:spacing w:after="127"/>
        <w:ind w:left="309" w:right="221"/>
      </w:pPr>
      <w:r>
        <w:t xml:space="preserve">Formula (2.21) and (2.22) give the mean and variance for </w:t>
      </w:r>
      <w:r>
        <w:rPr>
          <w:i/>
        </w:rPr>
        <w:t>x</w:t>
      </w:r>
      <w:r>
        <w:rPr>
          <w:i/>
          <w:vertAlign w:val="superscript"/>
        </w:rPr>
        <w:t>c</w:t>
      </w:r>
      <w:r>
        <w:t>, respectively:</w:t>
      </w:r>
    </w:p>
    <w:p w14:paraId="499B592E" w14:textId="77777777" w:rsidR="00F1214F" w:rsidRDefault="00BE2C0C">
      <w:pPr>
        <w:tabs>
          <w:tab w:val="center" w:pos="2509"/>
          <w:tab w:val="center" w:pos="6639"/>
        </w:tabs>
        <w:spacing w:after="3" w:line="265" w:lineRule="auto"/>
        <w:ind w:firstLine="0"/>
        <w:jc w:val="left"/>
      </w:pPr>
      <w:r>
        <w:rPr>
          <w:rFonts w:ascii="Calibri" w:eastAsia="Calibri" w:hAnsi="Calibri" w:cs="Calibri"/>
          <w:sz w:val="22"/>
        </w:rPr>
        <w:tab/>
      </w:r>
      <w:r>
        <w:rPr>
          <w:noProof/>
        </w:rPr>
        <w:drawing>
          <wp:inline distT="0" distB="0" distL="0" distR="0" wp14:anchorId="7AFDDFA4" wp14:editId="78797EF3">
            <wp:extent cx="1459992" cy="313944"/>
            <wp:effectExtent l="0" t="0" r="0" b="0"/>
            <wp:docPr id="54426" name="Picture 54426"/>
            <wp:cNvGraphicFramePr/>
            <a:graphic xmlns:a="http://schemas.openxmlformats.org/drawingml/2006/main">
              <a:graphicData uri="http://schemas.openxmlformats.org/drawingml/2006/picture">
                <pic:pic xmlns:pic="http://schemas.openxmlformats.org/drawingml/2006/picture">
                  <pic:nvPicPr>
                    <pic:cNvPr id="54426" name="Picture 54426"/>
                    <pic:cNvPicPr/>
                  </pic:nvPicPr>
                  <pic:blipFill>
                    <a:blip r:embed="rId14"/>
                    <a:stretch>
                      <a:fillRect/>
                    </a:stretch>
                  </pic:blipFill>
                  <pic:spPr>
                    <a:xfrm>
                      <a:off x="0" y="0"/>
                      <a:ext cx="1459992" cy="313944"/>
                    </a:xfrm>
                    <a:prstGeom prst="rect">
                      <a:avLst/>
                    </a:prstGeom>
                  </pic:spPr>
                </pic:pic>
              </a:graphicData>
            </a:graphic>
          </wp:inline>
        </w:drawing>
      </w:r>
      <w:r>
        <w:t xml:space="preserve"> ;</w:t>
      </w:r>
      <w:r>
        <w:tab/>
        <w:t>(2.21)</w:t>
      </w:r>
    </w:p>
    <w:p w14:paraId="67B91738" w14:textId="77777777" w:rsidR="00F1214F" w:rsidRDefault="00BE2C0C">
      <w:pPr>
        <w:tabs>
          <w:tab w:val="center" w:pos="3443"/>
          <w:tab w:val="center" w:pos="6639"/>
        </w:tabs>
        <w:spacing w:after="117" w:line="265" w:lineRule="auto"/>
        <w:ind w:firstLine="0"/>
        <w:jc w:val="left"/>
      </w:pPr>
      <w:r>
        <w:rPr>
          <w:rFonts w:ascii="Calibri" w:eastAsia="Calibri" w:hAnsi="Calibri" w:cs="Calibri"/>
          <w:sz w:val="22"/>
        </w:rPr>
        <w:tab/>
      </w:r>
      <w:r>
        <w:rPr>
          <w:noProof/>
        </w:rPr>
        <w:drawing>
          <wp:inline distT="0" distB="0" distL="0" distR="0" wp14:anchorId="68083187" wp14:editId="1D60EE9F">
            <wp:extent cx="2944368" cy="347472"/>
            <wp:effectExtent l="0" t="0" r="0" b="0"/>
            <wp:docPr id="54427" name="Picture 54427"/>
            <wp:cNvGraphicFramePr/>
            <a:graphic xmlns:a="http://schemas.openxmlformats.org/drawingml/2006/main">
              <a:graphicData uri="http://schemas.openxmlformats.org/drawingml/2006/picture">
                <pic:pic xmlns:pic="http://schemas.openxmlformats.org/drawingml/2006/picture">
                  <pic:nvPicPr>
                    <pic:cNvPr id="54427" name="Picture 54427"/>
                    <pic:cNvPicPr/>
                  </pic:nvPicPr>
                  <pic:blipFill>
                    <a:blip r:embed="rId15"/>
                    <a:stretch>
                      <a:fillRect/>
                    </a:stretch>
                  </pic:blipFill>
                  <pic:spPr>
                    <a:xfrm>
                      <a:off x="0" y="0"/>
                      <a:ext cx="2944368" cy="347472"/>
                    </a:xfrm>
                    <a:prstGeom prst="rect">
                      <a:avLst/>
                    </a:prstGeom>
                  </pic:spPr>
                </pic:pic>
              </a:graphicData>
            </a:graphic>
          </wp:inline>
        </w:drawing>
      </w:r>
      <w:r>
        <w:t>;</w:t>
      </w:r>
      <w:r>
        <w:tab/>
        <w:t>(2.22)</w:t>
      </w:r>
    </w:p>
    <w:p w14:paraId="42BCB38F" w14:textId="77777777" w:rsidR="00F1214F" w:rsidRDefault="00BE2C0C" w:rsidP="00522C59">
      <w:r>
        <w:t xml:space="preserve">The result variance in statistical Taylor expansion reflects the inherent characteristics of the calculation, such as </w:t>
      </w:r>
      <w:r>
        <w:rPr>
          <w:i/>
        </w:rPr>
        <w:t xml:space="preserve">σ </w:t>
      </w:r>
      <w:r>
        <w:t xml:space="preserve">→ </w:t>
      </w:r>
      <w:r>
        <w:rPr>
          <w:i/>
        </w:rPr>
        <w:t>P</w:t>
      </w:r>
      <w:r>
        <w:t>(</w:t>
      </w:r>
      <w:r>
        <w:rPr>
          <w:i/>
        </w:rPr>
        <w:t>e</w:t>
      </w:r>
      <w:r>
        <w:rPr>
          <w:i/>
          <w:vertAlign w:val="superscript"/>
        </w:rPr>
        <w:t>x</w:t>
      </w:r>
      <w:r>
        <w:t xml:space="preserve">), </w:t>
      </w:r>
      <w:r>
        <w:rPr>
          <w:i/>
        </w:rPr>
        <w:t>P</w:t>
      </w:r>
      <w:r>
        <w:t>(</w:t>
      </w:r>
      <w:r>
        <w:rPr>
          <w:i/>
        </w:rPr>
        <w:t>x</w:t>
      </w:r>
      <w:r>
        <w:t xml:space="preserve">) → </w:t>
      </w:r>
      <w:r>
        <w:rPr>
          <w:i/>
        </w:rPr>
        <w:t xml:space="preserve">δ </w:t>
      </w:r>
      <w:r>
        <w:t>log(</w:t>
      </w:r>
      <w:r>
        <w:rPr>
          <w:i/>
        </w:rPr>
        <w:t>x</w:t>
      </w:r>
      <w:r>
        <w:t xml:space="preserve">), </w:t>
      </w:r>
      <w:r>
        <w:rPr>
          <w:i/>
        </w:rPr>
        <w:t xml:space="preserve">σ </w:t>
      </w:r>
      <w:r>
        <w:t xml:space="preserve">→ </w:t>
      </w:r>
      <w:r>
        <w:rPr>
          <w:i/>
        </w:rPr>
        <w:t xml:space="preserve">δ </w:t>
      </w:r>
      <w:r>
        <w:t>sin(</w:t>
      </w:r>
      <w:r>
        <w:rPr>
          <w:i/>
        </w:rPr>
        <w:t>x</w:t>
      </w:r>
      <w:r>
        <w:t xml:space="preserve">), and </w:t>
      </w:r>
      <w:r>
        <w:rPr>
          <w:i/>
        </w:rPr>
        <w:t>P</w:t>
      </w:r>
      <w:r>
        <w:t>(</w:t>
      </w:r>
      <w:r>
        <w:rPr>
          <w:i/>
        </w:rPr>
        <w:t>x</w:t>
      </w:r>
      <w:r>
        <w:t xml:space="preserve">) → </w:t>
      </w:r>
      <w:r>
        <w:rPr>
          <w:i/>
        </w:rPr>
        <w:t>P</w:t>
      </w:r>
      <w:r>
        <w:t>(</w:t>
      </w:r>
      <w:r>
        <w:rPr>
          <w:i/>
        </w:rPr>
        <w:t>x</w:t>
      </w:r>
      <w:r>
        <w:rPr>
          <w:i/>
          <w:vertAlign w:val="superscript"/>
        </w:rPr>
        <w:t>c</w:t>
      </w:r>
      <w:r>
        <w:t>).</w:t>
      </w:r>
    </w:p>
    <w:p w14:paraId="5C414439" w14:textId="77777777" w:rsidR="00F1214F" w:rsidRDefault="00BE2C0C" w:rsidP="00522C59">
      <w:pPr>
        <w:pStyle w:val="Heading2"/>
      </w:pPr>
      <w:r>
        <w:t>Convergence of Variance</w:t>
      </w:r>
    </w:p>
    <w:p w14:paraId="4EE31F4A" w14:textId="77777777" w:rsidR="00F1214F" w:rsidRDefault="00BE2C0C" w:rsidP="00522C59">
      <w:r>
        <w:t xml:space="preserve">Formula (2.23) shows that the asymptotic behavior of </w:t>
      </w:r>
      <w:r>
        <w:rPr>
          <w:i/>
        </w:rPr>
        <w:t>ζ</w:t>
      </w:r>
      <w:r>
        <w:t>(</w:t>
      </w:r>
      <w:r>
        <w:rPr>
          <w:i/>
        </w:rPr>
        <w:t>n,κ</w:t>
      </w:r>
      <w:r>
        <w:t xml:space="preserve">) when </w:t>
      </w:r>
      <w:r>
        <w:rPr>
          <w:i/>
        </w:rPr>
        <w:t xml:space="preserve">n </w:t>
      </w:r>
      <w:r>
        <w:t>→ ∞ determines if Formula (2.6) will converge.</w:t>
      </w:r>
    </w:p>
    <w:p w14:paraId="7A3438E3" w14:textId="77777777" w:rsidR="00F1214F" w:rsidRDefault="00BE2C0C" w:rsidP="00276979">
      <w:pPr>
        <w:pStyle w:val="ListParagraph"/>
      </w:pPr>
      <w:r>
        <w:t xml:space="preserve">Formula (2.15) for </w:t>
      </w:r>
      <w:r>
        <w:rPr>
          <w:i/>
        </w:rPr>
        <w:t>e</w:t>
      </w:r>
      <w:r>
        <w:rPr>
          <w:i/>
          <w:vertAlign w:val="superscript"/>
        </w:rPr>
        <w:t>x</w:t>
      </w:r>
      <w:r>
        <w:rPr>
          <w:vertAlign w:val="superscript"/>
        </w:rPr>
        <w:t>±</w:t>
      </w:r>
      <w:r>
        <w:rPr>
          <w:i/>
          <w:vertAlign w:val="superscript"/>
        </w:rPr>
        <w:t xml:space="preserve">δx </w:t>
      </w:r>
      <w:r>
        <w:t>and Formula (2.20) for sin(</w:t>
      </w:r>
      <w:r>
        <w:rPr>
          <w:i/>
        </w:rPr>
        <w:t xml:space="preserve">x </w:t>
      </w:r>
      <w:r>
        <w:t xml:space="preserve">± </w:t>
      </w:r>
      <w:r>
        <w:rPr>
          <w:i/>
        </w:rPr>
        <w:t>δx</w:t>
      </w:r>
      <w:r>
        <w:t xml:space="preserve">) both converge unconditionally. However, as shown later in this pap, </w:t>
      </w:r>
      <w:r>
        <w:rPr>
          <w:i/>
        </w:rPr>
        <w:t>δ</w:t>
      </w:r>
      <w:r>
        <w:rPr>
          <w:vertAlign w:val="superscript"/>
        </w:rPr>
        <w:t xml:space="preserve">2 </w:t>
      </w:r>
      <w:r>
        <w:t>sin(</w:t>
      </w:r>
      <w:r>
        <w:rPr>
          <w:i/>
        </w:rPr>
        <w:t>x</w:t>
      </w:r>
      <w:r>
        <w:t>±</w:t>
      </w:r>
      <w:r>
        <w:rPr>
          <w:i/>
        </w:rPr>
        <w:t>δx</w:t>
      </w:r>
      <w:r>
        <w:t xml:space="preserve">) can become negative for large </w:t>
      </w:r>
      <w:r>
        <w:rPr>
          <w:i/>
        </w:rPr>
        <w:t>δx</w:t>
      </w:r>
      <w:r>
        <w:t xml:space="preserve">, which imposes an upper-bound constraint on the input </w:t>
      </w:r>
      <w:r>
        <w:rPr>
          <w:i/>
        </w:rPr>
        <w:t>δx</w:t>
      </w:r>
      <w:r>
        <w:t>.</w:t>
      </w:r>
    </w:p>
    <w:p w14:paraId="407768F5" w14:textId="77777777" w:rsidR="00F1214F" w:rsidRDefault="00BE2C0C" w:rsidP="00276979">
      <w:pPr>
        <w:pStyle w:val="ListParagraph"/>
      </w:pPr>
      <w:r>
        <w:t>Formula (2.17) for log(</w:t>
      </w:r>
      <w:r>
        <w:rPr>
          <w:i/>
        </w:rPr>
        <w:t xml:space="preserve">x </w:t>
      </w:r>
      <w:r>
        <w:t xml:space="preserve">± </w:t>
      </w:r>
      <w:r>
        <w:rPr>
          <w:i/>
        </w:rPr>
        <w:t>δx</w:t>
      </w:r>
      <w:r>
        <w:t xml:space="preserve">) can be approximated by Formula (2.24), which converges when </w:t>
      </w:r>
      <w:r>
        <w:rPr>
          <w:i/>
        </w:rPr>
        <w:t>P</w:t>
      </w:r>
      <w:r>
        <w:t>(</w:t>
      </w:r>
      <w:r>
        <w:rPr>
          <w:i/>
        </w:rPr>
        <w:t>x</w:t>
      </w:r>
      <w:r>
        <w:t xml:space="preserve">) </w:t>
      </w:r>
      <w:r>
        <w:rPr>
          <w:i/>
        </w:rPr>
        <w:t xml:space="preserve">&lt; </w:t>
      </w:r>
      <w:r>
        <w:t>1</w:t>
      </w:r>
      <w:r>
        <w:rPr>
          <w:i/>
        </w:rPr>
        <w:t>/κ</w:t>
      </w:r>
      <w:r>
        <w:t>.</w:t>
      </w:r>
    </w:p>
    <w:p w14:paraId="400248A9" w14:textId="77777777" w:rsidR="00F1214F" w:rsidRDefault="00BE2C0C" w:rsidP="00276979">
      <w:pPr>
        <w:pStyle w:val="ListParagraph"/>
      </w:pPr>
      <w:r>
        <w:t>Formula (2.22) for (</w:t>
      </w:r>
      <w:r>
        <w:rPr>
          <w:i/>
        </w:rPr>
        <w:t xml:space="preserve">x </w:t>
      </w:r>
      <w:r>
        <w:t xml:space="preserve">± </w:t>
      </w:r>
      <w:r>
        <w:rPr>
          <w:i/>
        </w:rPr>
        <w:t>δx</w:t>
      </w:r>
      <w:r>
        <w:t>)</w:t>
      </w:r>
      <w:r>
        <w:rPr>
          <w:i/>
          <w:vertAlign w:val="superscript"/>
        </w:rPr>
        <w:t xml:space="preserve">c </w:t>
      </w:r>
      <w:r>
        <w:t xml:space="preserve">can be approximated by Formula (2.25). which converges when </w:t>
      </w:r>
      <w:r>
        <w:rPr>
          <w:i/>
        </w:rPr>
        <w:t>P</w:t>
      </w:r>
      <w:r>
        <w:t>(</w:t>
      </w:r>
      <w:r>
        <w:rPr>
          <w:i/>
        </w:rPr>
        <w:t>x</w:t>
      </w:r>
      <w:r>
        <w:t xml:space="preserve">) </w:t>
      </w:r>
      <w:r>
        <w:rPr>
          <w:rFonts w:ascii="Cambria Math" w:eastAsia="Calibri" w:hAnsi="Cambria Math" w:cs="Cambria Math"/>
        </w:rPr>
        <w:t>≲</w:t>
      </w:r>
      <w:r>
        <w:rPr>
          <w:rFonts w:ascii="Calibri" w:eastAsia="Calibri" w:hAnsi="Calibri" w:cs="Calibri"/>
        </w:rPr>
        <w:t xml:space="preserve"> </w:t>
      </w:r>
      <w:r>
        <w:t>1</w:t>
      </w:r>
      <w:r>
        <w:rPr>
          <w:i/>
        </w:rPr>
        <w:t xml:space="preserve">/κ </w:t>
      </w:r>
      <w:r>
        <w:t xml:space="preserve">although the precise upper bound for </w:t>
      </w:r>
      <w:r>
        <w:rPr>
          <w:i/>
        </w:rPr>
        <w:t>P</w:t>
      </w:r>
      <w:r>
        <w:t>(</w:t>
      </w:r>
      <w:r>
        <w:rPr>
          <w:i/>
        </w:rPr>
        <w:t>x</w:t>
      </w:r>
      <w:r>
        <w:t xml:space="preserve">) varies with </w:t>
      </w:r>
      <w:r>
        <w:rPr>
          <w:i/>
        </w:rPr>
        <w:t>c</w:t>
      </w:r>
      <w:r>
        <w:t>.</w:t>
      </w:r>
    </w:p>
    <w:p w14:paraId="32AA4413" w14:textId="55F734FC" w:rsidR="00F1214F" w:rsidRPr="00032F26" w:rsidRDefault="00BE2C0C" w:rsidP="00032F26">
      <w:pPr>
        <w:rPr>
          <w:rFonts w:ascii="Calibri" w:hAnsi="Calibri"/>
        </w:rPr>
      </w:pPr>
      <w:r>
        <w:rPr>
          <w:rFonts w:ascii="Calibri" w:hAnsi="Calibri"/>
        </w:rPr>
        <w:tab/>
      </w:r>
      <m:oMath>
        <m:r>
          <m:rPr>
            <m:sty m:val="p"/>
          </m:rPr>
          <w:rPr>
            <w:rFonts w:ascii="Cambria Math" w:hAnsi="Cambria Math"/>
          </w:rPr>
          <m:t>∀</m:t>
        </m:r>
        <m:r>
          <w:rPr>
            <w:rFonts w:ascii="Cambria Math" w:hAnsi="Cambria Math"/>
          </w:rPr>
          <m:t>j</m:t>
        </m:r>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lim</m:t>
                </m:r>
              </m:e>
              <m:lim>
                <m:r>
                  <w:rPr>
                    <w:rFonts w:ascii="Cambria Math" w:hAnsi="Cambria Math"/>
                  </w:rPr>
                  <m:t>n</m:t>
                </m:r>
                <m:r>
                  <m:rPr>
                    <m:sty m:val="p"/>
                  </m:rPr>
                  <w:rPr>
                    <w:rFonts w:ascii="Cambria Math" w:hAnsi="Cambria Math"/>
                  </w:rPr>
                  <m:t>→+∞</m:t>
                </m:r>
              </m:lim>
            </m:limLow>
          </m:fName>
          <m:e>
            <m:r>
              <w:rPr>
                <w:rFonts w:ascii="Cambria Math" w:hAnsi="Cambria Math"/>
              </w:rPr>
              <m:t>ζ</m:t>
            </m:r>
          </m:e>
        </m:func>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ζ</m:t>
        </m:r>
        <m:d>
          <m:dPr>
            <m:ctrlPr>
              <w:rPr>
                <w:rFonts w:ascii="Cambria Math" w:hAnsi="Cambria Math"/>
              </w:rPr>
            </m:ctrlPr>
          </m:dPr>
          <m:e>
            <m:r>
              <w:rPr>
                <w:rFonts w:ascii="Cambria Math" w:hAnsi="Cambria Math"/>
              </w:rPr>
              <m:t>j</m:t>
            </m:r>
          </m:e>
        </m:d>
        <m:r>
          <w:rPr>
            <w:rFonts w:ascii="Cambria Math" w:hAnsi="Cambria Math"/>
          </w:rPr>
          <m:t>ζ</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j</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κ</m:t>
                </m:r>
              </m:e>
              <m:sup>
                <m:r>
                  <w:rPr>
                    <w:rFonts w:ascii="Cambria Math" w:hAnsi="Cambria Math"/>
                  </w:rPr>
                  <m:t>n</m:t>
                </m:r>
              </m:sup>
            </m:sSup>
          </m:num>
          <m:den>
            <m:r>
              <w:rPr>
                <w:rFonts w:ascii="Cambria Math" w:hAnsi="Cambria Math"/>
              </w:rPr>
              <m:t>n</m:t>
            </m:r>
          </m:den>
        </m:f>
      </m:oMath>
      <w:r>
        <w:t>;</w:t>
      </w:r>
      <w:r>
        <w:tab/>
      </w:r>
      <w:r w:rsidR="00032F26">
        <w:tab/>
      </w:r>
      <w:r w:rsidR="00032F26">
        <w:tab/>
      </w:r>
      <w:r w:rsidR="00032F26">
        <w:tab/>
      </w:r>
      <w:r>
        <w:t>(2.23)</w:t>
      </w:r>
    </w:p>
    <w:p w14:paraId="49026E16" w14:textId="31533C44" w:rsidR="00F1214F" w:rsidRPr="00F847D9" w:rsidRDefault="00BE2C0C" w:rsidP="00F847D9">
      <w:pPr>
        <w:rPr>
          <w:rFonts w:ascii="Calibri" w:hAnsi="Calibri"/>
        </w:rPr>
      </w:pPr>
      <w:r>
        <w:rPr>
          <w:rFonts w:ascii="Calibri" w:hAnsi="Calibri"/>
        </w:rPr>
        <w:tab/>
      </w:r>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δx</m:t>
                </m:r>
              </m:e>
            </m:d>
          </m:e>
        </m:func>
        <m:r>
          <m:rPr>
            <m:sty m:val="p"/>
          </m:rPr>
          <w:rPr>
            <w:rFonts w:ascii="Cambria Math" w:hAnsi="Cambria Math"/>
          </w:rPr>
          <m:t>∼</m:t>
        </m:r>
        <m:nary>
          <m:naryPr>
            <m:chr m:val="∑"/>
            <m:ctrlPr>
              <w:rPr>
                <w:rFonts w:ascii="Cambria Math" w:hAnsi="Cambria Math"/>
              </w:rPr>
            </m:ctrlPr>
          </m:naryPr>
          <m:sub>
            <m:r>
              <w:rPr>
                <w:rFonts w:ascii="Cambria Math" w:hAnsi="Cambria Math"/>
              </w:rPr>
              <m:t>n</m:t>
            </m:r>
            <m:r>
              <m:rPr>
                <m:sty m:val="p"/>
              </m:rPr>
              <w:rPr>
                <w:rFonts w:ascii="Cambria Math" w:hAnsi="Cambria Math"/>
              </w:rPr>
              <m:t>=1</m:t>
            </m:r>
          </m:sub>
          <m:sup>
            <m:r>
              <m:rPr>
                <m:sty m:val="p"/>
              </m:rPr>
              <w:rPr>
                <w:rFonts w:ascii="Cambria Math" w:hAnsi="Cambria Math"/>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κ</m:t>
                        </m:r>
                      </m:e>
                    </m:d>
                  </m:e>
                  <m:sup>
                    <m:r>
                      <m:rPr>
                        <m:sty m:val="p"/>
                      </m:rPr>
                      <w:rPr>
                        <w:rFonts w:ascii="Cambria Math" w:hAnsi="Cambria Math"/>
                      </w:rPr>
                      <m:t>2</m:t>
                    </m:r>
                    <m:r>
                      <w:rPr>
                        <w:rFonts w:ascii="Cambria Math" w:hAnsi="Cambria Math"/>
                      </w:rPr>
                      <m:t>n</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rPr>
                          <m:t>2</m:t>
                        </m:r>
                        <m:r>
                          <w:rPr>
                            <w:rFonts w:ascii="Cambria Math" w:hAnsi="Cambria Math"/>
                          </w:rPr>
                          <m:t>n</m:t>
                        </m:r>
                      </m:e>
                    </m:d>
                  </m:e>
                  <m:sup>
                    <m:r>
                      <m:rPr>
                        <m:sty m:val="p"/>
                      </m:rPr>
                      <w:rPr>
                        <w:rFonts w:ascii="Cambria Math" w:hAnsi="Cambria Math"/>
                      </w:rPr>
                      <m:t>2</m:t>
                    </m:r>
                  </m:sup>
                </m:sSup>
              </m:den>
            </m:f>
          </m:e>
        </m:nary>
      </m:oMath>
      <w:r>
        <w:t>;</w:t>
      </w:r>
      <w:r>
        <w:tab/>
      </w:r>
      <w:r w:rsidR="00F847D9">
        <w:tab/>
      </w:r>
      <w:r w:rsidR="00F847D9">
        <w:tab/>
      </w:r>
      <w:r w:rsidR="00F847D9">
        <w:tab/>
      </w:r>
      <w:r w:rsidR="00F847D9">
        <w:tab/>
      </w:r>
      <w:r>
        <w:t>(2.24)</w:t>
      </w:r>
    </w:p>
    <w:p w14:paraId="7D460C05" w14:textId="7CF08734" w:rsidR="00F1214F" w:rsidRDefault="00BE2C0C" w:rsidP="00163AF1">
      <w:r>
        <w:rPr>
          <w:rFonts w:ascii="Calibri" w:eastAsia="Calibri" w:hAnsi="Calibri" w:cs="Calibri"/>
          <w:sz w:val="22"/>
        </w:rPr>
        <w:tab/>
      </w:r>
      <w:r>
        <w:rPr>
          <w:noProof/>
        </w:rPr>
        <w:drawing>
          <wp:inline distT="0" distB="0" distL="0" distR="0" wp14:anchorId="33737954" wp14:editId="70025192">
            <wp:extent cx="1767840" cy="576072"/>
            <wp:effectExtent l="0" t="0" r="0" b="0"/>
            <wp:docPr id="54430" name="Picture 54430"/>
            <wp:cNvGraphicFramePr/>
            <a:graphic xmlns:a="http://schemas.openxmlformats.org/drawingml/2006/main">
              <a:graphicData uri="http://schemas.openxmlformats.org/drawingml/2006/picture">
                <pic:pic xmlns:pic="http://schemas.openxmlformats.org/drawingml/2006/picture">
                  <pic:nvPicPr>
                    <pic:cNvPr id="54430" name="Picture 54430"/>
                    <pic:cNvPicPr/>
                  </pic:nvPicPr>
                  <pic:blipFill>
                    <a:blip r:embed="rId16"/>
                    <a:stretch>
                      <a:fillRect/>
                    </a:stretch>
                  </pic:blipFill>
                  <pic:spPr>
                    <a:xfrm>
                      <a:off x="0" y="0"/>
                      <a:ext cx="1767840" cy="576072"/>
                    </a:xfrm>
                    <a:prstGeom prst="rect">
                      <a:avLst/>
                    </a:prstGeom>
                  </pic:spPr>
                </pic:pic>
              </a:graphicData>
            </a:graphic>
          </wp:inline>
        </w:drawing>
      </w:r>
      <w:r>
        <w:t>;</w:t>
      </w:r>
      <w:r>
        <w:tab/>
      </w:r>
      <w:r w:rsidR="00163AF1">
        <w:tab/>
      </w:r>
      <w:r w:rsidR="00163AF1">
        <w:tab/>
      </w:r>
      <w:r w:rsidR="00163AF1">
        <w:tab/>
      </w:r>
      <w:r w:rsidR="00163AF1">
        <w:tab/>
      </w:r>
      <w:r>
        <w:t>(2.25)</w:t>
      </w:r>
    </w:p>
    <w:p w14:paraId="03480758" w14:textId="77777777" w:rsidR="00F1214F" w:rsidRDefault="00BE2C0C">
      <w:pPr>
        <w:pStyle w:val="Heading2"/>
        <w:ind w:left="598" w:hanging="613"/>
      </w:pPr>
      <w:r>
        <w:t>Statistical Bounding</w:t>
      </w:r>
    </w:p>
    <w:p w14:paraId="7D4E6141" w14:textId="77777777" w:rsidR="00F1214F" w:rsidRDefault="00BE2C0C" w:rsidP="00522C59">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0047E0" wp14:editId="39D21D57">
                <wp:simplePos x="0" y="0"/>
                <wp:positionH relativeFrom="column">
                  <wp:posOffset>2935632</wp:posOffset>
                </wp:positionH>
                <wp:positionV relativeFrom="paragraph">
                  <wp:posOffset>13166</wp:posOffset>
                </wp:positionV>
                <wp:extent cx="66332" cy="4813"/>
                <wp:effectExtent l="0" t="0" r="0" b="0"/>
                <wp:wrapNone/>
                <wp:docPr id="49676" name="Group 49676"/>
                <wp:cNvGraphicFramePr/>
                <a:graphic xmlns:a="http://schemas.openxmlformats.org/drawingml/2006/main">
                  <a:graphicData uri="http://schemas.microsoft.com/office/word/2010/wordprocessingGroup">
                    <wpg:wgp>
                      <wpg:cNvGrpSpPr/>
                      <wpg:grpSpPr>
                        <a:xfrm>
                          <a:off x="0" y="0"/>
                          <a:ext cx="66332" cy="4813"/>
                          <a:chOff x="0" y="0"/>
                          <a:chExt cx="66332" cy="4813"/>
                        </a:xfrm>
                      </wpg:grpSpPr>
                      <wps:wsp>
                        <wps:cNvPr id="1858" name="Shape 1858"/>
                        <wps:cNvSpPr/>
                        <wps:spPr>
                          <a:xfrm>
                            <a:off x="0"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9676" style="width:5.22299pt;height:0.379pt;position:absolute;z-index:138;mso-position-horizontal-relative:text;mso-position-horizontal:absolute;margin-left:231.152pt;mso-position-vertical-relative:text;margin-top:1.03668pt;" coordsize="663,48">
                <v:shape id="Shape 1858" style="position:absolute;width:663;height:0;left:0;top:0;" coordsize="66332,0" path="m0,0l66332,0">
                  <v:stroke weight="0.379pt" endcap="flat" joinstyle="miter" miterlimit="10" on="true" color="#000000"/>
                  <v:fill on="false" color="#000000" opacity="0"/>
                </v:shape>
              </v:group>
            </w:pict>
          </mc:Fallback>
        </mc:AlternateContent>
      </w: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CBC5897" wp14:editId="709F655B">
                <wp:simplePos x="0" y="0"/>
                <wp:positionH relativeFrom="column">
                  <wp:posOffset>457697</wp:posOffset>
                </wp:positionH>
                <wp:positionV relativeFrom="paragraph">
                  <wp:posOffset>430704</wp:posOffset>
                </wp:positionV>
                <wp:extent cx="513550" cy="4813"/>
                <wp:effectExtent l="0" t="0" r="0" b="0"/>
                <wp:wrapNone/>
                <wp:docPr id="49677" name="Group 49677"/>
                <wp:cNvGraphicFramePr/>
                <a:graphic xmlns:a="http://schemas.openxmlformats.org/drawingml/2006/main">
                  <a:graphicData uri="http://schemas.microsoft.com/office/word/2010/wordprocessingGroup">
                    <wpg:wgp>
                      <wpg:cNvGrpSpPr/>
                      <wpg:grpSpPr>
                        <a:xfrm>
                          <a:off x="0" y="0"/>
                          <a:ext cx="513550" cy="4813"/>
                          <a:chOff x="0" y="0"/>
                          <a:chExt cx="513550" cy="4813"/>
                        </a:xfrm>
                      </wpg:grpSpPr>
                      <wps:wsp>
                        <wps:cNvPr id="1876" name="Shape 1876"/>
                        <wps:cNvSpPr/>
                        <wps:spPr>
                          <a:xfrm>
                            <a:off x="0"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s:wsp>
                        <wps:cNvPr id="1880" name="Shape 1880"/>
                        <wps:cNvSpPr/>
                        <wps:spPr>
                          <a:xfrm>
                            <a:off x="447218" y="0"/>
                            <a:ext cx="66332" cy="0"/>
                          </a:xfrm>
                          <a:custGeom>
                            <a:avLst/>
                            <a:gdLst/>
                            <a:ahLst/>
                            <a:cxnLst/>
                            <a:rect l="0" t="0" r="0" b="0"/>
                            <a:pathLst>
                              <a:path w="66332">
                                <a:moveTo>
                                  <a:pt x="0" y="0"/>
                                </a:moveTo>
                                <a:lnTo>
                                  <a:pt x="66332" y="0"/>
                                </a:lnTo>
                              </a:path>
                            </a:pathLst>
                          </a:custGeom>
                          <a:ln w="4813"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9677" style="width:40.437pt;height:0.379pt;position:absolute;z-index:158;mso-position-horizontal-relative:text;mso-position-horizontal:absolute;margin-left:36.0391pt;mso-position-vertical-relative:text;margin-top:33.9137pt;" coordsize="5135,48">
                <v:shape id="Shape 1876" style="position:absolute;width:663;height:0;left:0;top:0;" coordsize="66332,0" path="m0,0l66332,0">
                  <v:stroke weight="0.379pt" endcap="flat" joinstyle="miter" miterlimit="10" on="true" color="#000000"/>
                  <v:fill on="false" color="#000000" opacity="0"/>
                </v:shape>
                <v:shape id="Shape 1880" style="position:absolute;width:663;height:0;left:4472;top:0;" coordsize="66332,0" path="m0,0l66332,0">
                  <v:stroke weight="0.379pt" endcap="flat" joinstyle="miter" miterlimit="10" on="true" color="#000000"/>
                  <v:fill on="false" color="#000000" opacity="0"/>
                </v:shape>
              </v:group>
            </w:pict>
          </mc:Fallback>
        </mc:AlternateContent>
      </w:r>
      <w:r>
        <w:t xml:space="preserve">When sampling from a distribution, the sample mean </w:t>
      </w:r>
      <w:r>
        <w:rPr>
          <w:i/>
        </w:rPr>
        <w:t xml:space="preserve">x </w:t>
      </w:r>
      <w:r>
        <w:t xml:space="preserve">and sample deviation </w:t>
      </w:r>
      <w:r>
        <w:rPr>
          <w:i/>
        </w:rPr>
        <w:t xml:space="preserve">δx </w:t>
      </w:r>
      <w:r>
        <w:t xml:space="preserve">approach the distribution mean </w:t>
      </w:r>
      <w:r>
        <w:rPr>
          <w:i/>
        </w:rPr>
        <w:t xml:space="preserve">µ </w:t>
      </w:r>
      <w:r>
        <w:t xml:space="preserve">and distribution deviation </w:t>
      </w:r>
      <w:r>
        <w:rPr>
          <w:i/>
        </w:rPr>
        <w:t xml:space="preserve">σ </w:t>
      </w:r>
      <w:r>
        <w:t xml:space="preserve">respectively as the sample count </w:t>
      </w:r>
      <w:r>
        <w:rPr>
          <w:i/>
        </w:rPr>
        <w:t xml:space="preserve">N </w:t>
      </w:r>
      <w:r>
        <w:t xml:space="preserve">increases [4]. This yields the </w:t>
      </w:r>
      <w:r>
        <w:rPr>
          <w:i/>
        </w:rPr>
        <w:t xml:space="preserve">sample bounding leakage </w:t>
      </w:r>
      <w:r>
        <w:rPr>
          <w:i/>
        </w:rPr>
        <w:t>ϵ</w:t>
      </w:r>
      <w:r>
        <w:t>(</w:t>
      </w:r>
      <w:r>
        <w:rPr>
          <w:i/>
        </w:rPr>
        <w:t>κ,N</w:t>
      </w:r>
      <w:r>
        <w:t>) for the interval [</w:t>
      </w:r>
      <w:r>
        <w:rPr>
          <w:i/>
        </w:rPr>
        <w:t xml:space="preserve">x </w:t>
      </w:r>
      <w:r>
        <w:t>−</w:t>
      </w:r>
      <w:r>
        <w:t xml:space="preserve"> </w:t>
      </w:r>
      <w:r>
        <w:rPr>
          <w:i/>
        </w:rPr>
        <w:t>ϱ</w:t>
      </w:r>
      <w:r>
        <w:rPr>
          <w:i/>
        </w:rPr>
        <w:t xml:space="preserve">δx,x </w:t>
      </w:r>
      <w:r>
        <w:t xml:space="preserve">+ </w:t>
      </w:r>
      <w:r>
        <w:rPr>
          <w:i/>
        </w:rPr>
        <w:t>κδx</w:t>
      </w:r>
      <w:r>
        <w:t xml:space="preserve">], in contrast to the </w:t>
      </w:r>
      <w:r>
        <w:rPr>
          <w:i/>
        </w:rPr>
        <w:t xml:space="preserve">distributional bounding leakage </w:t>
      </w:r>
      <w:r>
        <w:rPr>
          <w:i/>
        </w:rPr>
        <w:t>ϵ</w:t>
      </w:r>
      <w:r>
        <w:t>(</w:t>
      </w:r>
      <w:r>
        <w:rPr>
          <w:i/>
        </w:rPr>
        <w:t>κ</w:t>
      </w:r>
      <w:r>
        <w:t xml:space="preserve">) for </w:t>
      </w:r>
      <w:r>
        <w:lastRenderedPageBreak/>
        <w:t>the interval [</w:t>
      </w:r>
      <w:r>
        <w:rPr>
          <w:i/>
        </w:rPr>
        <w:t xml:space="preserve">µ </w:t>
      </w:r>
      <w:r>
        <w:t>−</w:t>
      </w:r>
      <w:r>
        <w:t xml:space="preserve"> </w:t>
      </w:r>
      <w:r>
        <w:rPr>
          <w:i/>
        </w:rPr>
        <w:t>ϱ</w:t>
      </w:r>
      <w:r>
        <w:rPr>
          <w:i/>
        </w:rPr>
        <w:t xml:space="preserve">σ,µ </w:t>
      </w:r>
      <w:r>
        <w:t xml:space="preserve">+ </w:t>
      </w:r>
      <w:r>
        <w:rPr>
          <w:i/>
        </w:rPr>
        <w:t>κσ</w:t>
      </w:r>
      <w:r>
        <w:t xml:space="preserve">]. Because </w:t>
      </w:r>
      <w:r>
        <w:rPr>
          <w:i/>
        </w:rPr>
        <w:t>ϵ</w:t>
      </w:r>
      <w:r>
        <w:t>(</w:t>
      </w:r>
      <w:r>
        <w:rPr>
          <w:i/>
        </w:rPr>
        <w:t>κ</w:t>
      </w:r>
      <w:r>
        <w:t xml:space="preserve">) ̸= </w:t>
      </w:r>
      <w:r>
        <w:rPr>
          <w:i/>
        </w:rPr>
        <w:t>ϵ</w:t>
      </w:r>
      <w:r>
        <w:t>(</w:t>
      </w:r>
      <w:r>
        <w:rPr>
          <w:i/>
        </w:rPr>
        <w:t>κ,N</w:t>
      </w:r>
      <w:r>
        <w:t xml:space="preserve">) for finite </w:t>
      </w:r>
      <w:r>
        <w:rPr>
          <w:i/>
        </w:rPr>
        <w:t>N</w:t>
      </w:r>
      <w:r>
        <w:t xml:space="preserve">, let </w:t>
      </w:r>
      <w:r>
        <w:rPr>
          <w:i/>
        </w:rPr>
        <w:t>ϵ</w:t>
      </w:r>
      <w:r>
        <w:t>(</w:t>
      </w:r>
      <w:r>
        <w:rPr>
          <w:i/>
        </w:rPr>
        <w:t>κ</w:t>
      </w:r>
      <w:r>
        <w:t xml:space="preserve">) = </w:t>
      </w:r>
      <w:r>
        <w:rPr>
          <w:i/>
        </w:rPr>
        <w:t>ϵ</w:t>
      </w:r>
      <w:r>
        <w:t>(</w:t>
      </w:r>
      <w:r>
        <w:rPr>
          <w:i/>
        </w:rPr>
        <w:t>κ</w:t>
      </w:r>
      <w:r>
        <w:rPr>
          <w:i/>
          <w:vertAlign w:val="subscript"/>
        </w:rPr>
        <w:t>s</w:t>
      </w:r>
      <w:r>
        <w:rPr>
          <w:i/>
        </w:rPr>
        <w:t>,N</w:t>
      </w:r>
      <w:r>
        <w:t xml:space="preserve">), where </w:t>
      </w:r>
      <w:r>
        <w:rPr>
          <w:i/>
        </w:rPr>
        <w:t>κ</w:t>
      </w:r>
      <w:r>
        <w:rPr>
          <w:i/>
          <w:vertAlign w:val="subscript"/>
        </w:rPr>
        <w:t xml:space="preserve">s </w:t>
      </w:r>
      <w:r>
        <w:t xml:space="preserve">is the </w:t>
      </w:r>
      <w:r>
        <w:rPr>
          <w:i/>
        </w:rPr>
        <w:t>measuring bonding range</w:t>
      </w:r>
      <w:r>
        <w:t xml:space="preserve">, and </w:t>
      </w:r>
      <w:r>
        <w:rPr>
          <w:i/>
        </w:rPr>
        <w:t>κ</w:t>
      </w:r>
      <w:r>
        <w:t>(</w:t>
      </w:r>
      <w:r>
        <w:rPr>
          <w:i/>
        </w:rPr>
        <w:t>κ</w:t>
      </w:r>
      <w:r>
        <w:rPr>
          <w:i/>
          <w:vertAlign w:val="subscript"/>
        </w:rPr>
        <w:t>s</w:t>
      </w:r>
      <w:r>
        <w:rPr>
          <w:i/>
        </w:rPr>
        <w:t>,N</w:t>
      </w:r>
      <w:r>
        <w:t xml:space="preserve">) is the </w:t>
      </w:r>
      <w:r>
        <w:rPr>
          <w:i/>
        </w:rPr>
        <w:t>measured bounding range</w:t>
      </w:r>
      <w:r>
        <w:t>.</w:t>
      </w:r>
    </w:p>
    <w:p w14:paraId="42F5F3DA" w14:textId="77777777" w:rsidR="00F1214F" w:rsidRDefault="00BE2C0C">
      <w:pPr>
        <w:tabs>
          <w:tab w:val="center" w:pos="2508"/>
          <w:tab w:val="center" w:pos="6639"/>
        </w:tabs>
        <w:spacing w:after="3" w:line="265" w:lineRule="auto"/>
        <w:ind w:firstLine="0"/>
        <w:jc w:val="left"/>
      </w:pPr>
      <w:r>
        <w:rPr>
          <w:rFonts w:ascii="Calibri" w:eastAsia="Calibri" w:hAnsi="Calibri" w:cs="Calibri"/>
          <w:sz w:val="22"/>
        </w:rPr>
        <w:tab/>
      </w:r>
      <w:r>
        <w:rPr>
          <w:noProof/>
        </w:rPr>
        <w:drawing>
          <wp:inline distT="0" distB="0" distL="0" distR="0" wp14:anchorId="2E003F5B" wp14:editId="5A8B6418">
            <wp:extent cx="835152" cy="234696"/>
            <wp:effectExtent l="0" t="0" r="0" b="0"/>
            <wp:docPr id="54431" name="Picture 54431"/>
            <wp:cNvGraphicFramePr/>
            <a:graphic xmlns:a="http://schemas.openxmlformats.org/drawingml/2006/main">
              <a:graphicData uri="http://schemas.openxmlformats.org/drawingml/2006/picture">
                <pic:pic xmlns:pic="http://schemas.openxmlformats.org/drawingml/2006/picture">
                  <pic:nvPicPr>
                    <pic:cNvPr id="54431" name="Picture 54431"/>
                    <pic:cNvPicPr/>
                  </pic:nvPicPr>
                  <pic:blipFill>
                    <a:blip r:embed="rId17"/>
                    <a:stretch>
                      <a:fillRect/>
                    </a:stretch>
                  </pic:blipFill>
                  <pic:spPr>
                    <a:xfrm>
                      <a:off x="0" y="0"/>
                      <a:ext cx="835152" cy="234696"/>
                    </a:xfrm>
                    <a:prstGeom prst="rect">
                      <a:avLst/>
                    </a:prstGeom>
                  </pic:spPr>
                </pic:pic>
              </a:graphicData>
            </a:graphic>
          </wp:inline>
        </w:drawing>
      </w:r>
      <w:r>
        <w:t>);</w:t>
      </w:r>
      <w:r>
        <w:tab/>
        <w:t>(2.26)</w:t>
      </w:r>
    </w:p>
    <w:p w14:paraId="7098B8B3" w14:textId="77777777" w:rsidR="00F1214F" w:rsidRDefault="00BE2C0C">
      <w:pPr>
        <w:tabs>
          <w:tab w:val="center" w:pos="3409"/>
          <w:tab w:val="center" w:pos="6639"/>
        </w:tabs>
        <w:spacing w:after="126" w:line="265" w:lineRule="auto"/>
        <w:ind w:firstLine="0"/>
        <w:jc w:val="left"/>
      </w:pPr>
      <w:r>
        <w:rPr>
          <w:rFonts w:ascii="Calibri" w:eastAsia="Calibri" w:hAnsi="Calibri" w:cs="Calibri"/>
          <w:sz w:val="22"/>
        </w:rPr>
        <w:tab/>
      </w:r>
      <w:r>
        <w:rPr>
          <w:noProof/>
        </w:rPr>
        <w:drawing>
          <wp:inline distT="0" distB="0" distL="0" distR="0" wp14:anchorId="308BC4FC" wp14:editId="7D10D055">
            <wp:extent cx="2417064" cy="268224"/>
            <wp:effectExtent l="0" t="0" r="0" b="0"/>
            <wp:docPr id="54432" name="Picture 54432"/>
            <wp:cNvGraphicFramePr/>
            <a:graphic xmlns:a="http://schemas.openxmlformats.org/drawingml/2006/main">
              <a:graphicData uri="http://schemas.openxmlformats.org/drawingml/2006/picture">
                <pic:pic xmlns:pic="http://schemas.openxmlformats.org/drawingml/2006/picture">
                  <pic:nvPicPr>
                    <pic:cNvPr id="54432" name="Picture 54432"/>
                    <pic:cNvPicPr/>
                  </pic:nvPicPr>
                  <pic:blipFill>
                    <a:blip r:embed="rId18"/>
                    <a:stretch>
                      <a:fillRect/>
                    </a:stretch>
                  </pic:blipFill>
                  <pic:spPr>
                    <a:xfrm>
                      <a:off x="0" y="0"/>
                      <a:ext cx="2417064" cy="268224"/>
                    </a:xfrm>
                    <a:prstGeom prst="rect">
                      <a:avLst/>
                    </a:prstGeom>
                  </pic:spPr>
                </pic:pic>
              </a:graphicData>
            </a:graphic>
          </wp:inline>
        </w:drawing>
      </w:r>
      <w:r>
        <w:t>);</w:t>
      </w:r>
      <w:r>
        <w:tab/>
        <w:t>(2.27)</w:t>
      </w:r>
    </w:p>
    <w:p w14:paraId="2DF2A84F" w14:textId="72CE2A00" w:rsidR="00F1214F" w:rsidRDefault="00BE2C0C" w:rsidP="00522C59">
      <w:r>
        <w:t xml:space="preserve">When the underlying distribution is </w:t>
      </w:r>
      <w:r w:rsidR="00AF42D3">
        <w:t>N</w:t>
      </w:r>
      <w:r>
        <w:t xml:space="preserve">ormal, </w:t>
      </w:r>
      <w:del w:id="160" w:author="Author">
        <w:r>
          <w:delText>Formula</w:delText>
        </w:r>
      </w:del>
      <w:ins w:id="161" w:author="Author">
        <w:r>
          <w:t>Formula</w:t>
        </w:r>
        <w:r w:rsidR="00AF42D3">
          <w:t>s</w:t>
        </w:r>
      </w:ins>
      <w:r>
        <w:t xml:space="preserve"> (2.26) and (2.27) give the distributional bounding leakage </w:t>
      </w:r>
      <w:r>
        <w:rPr>
          <w:i/>
        </w:rPr>
        <w:t>ϵ</w:t>
      </w:r>
      <w:r>
        <w:t>(</w:t>
      </w:r>
      <w:r>
        <w:rPr>
          <w:i/>
        </w:rPr>
        <w:t>κ</w:t>
      </w:r>
      <w:r>
        <w:t xml:space="preserve">) and the sample bounding leakage </w:t>
      </w:r>
      <w:r>
        <w:rPr>
          <w:i/>
        </w:rPr>
        <w:t>ϵ</w:t>
      </w:r>
      <w:r>
        <w:t>(</w:t>
      </w:r>
      <w:r>
        <w:rPr>
          <w:i/>
        </w:rPr>
        <w:t>κ</w:t>
      </w:r>
      <w:r>
        <w:rPr>
          <w:i/>
          <w:vertAlign w:val="subscript"/>
        </w:rPr>
        <w:t>s</w:t>
      </w:r>
      <w:r>
        <w:rPr>
          <w:i/>
        </w:rPr>
        <w:t>,N</w:t>
      </w:r>
      <w:del w:id="162" w:author="Author">
        <w:r>
          <w:delText>)</w:delText>
        </w:r>
      </w:del>
      <w:ins w:id="163" w:author="Author">
        <w:r>
          <w:t>)</w:t>
        </w:r>
        <w:r w:rsidR="00AF42D3">
          <w:t>,</w:t>
        </w:r>
      </w:ins>
      <w:r>
        <w:t xml:space="preserve"> respectively, where </w:t>
      </w:r>
      <w:r>
        <w:rPr>
          <w:i/>
        </w:rPr>
        <w:t>ξ</w:t>
      </w:r>
      <w:r>
        <w:t xml:space="preserve">() is the </w:t>
      </w:r>
      <w:r w:rsidR="00AF42D3">
        <w:t>N</w:t>
      </w:r>
      <w:r>
        <w:t xml:space="preserve">ormal error function [4]. Figure 3 shows that </w:t>
      </w:r>
      <w:r>
        <w:rPr>
          <w:i/>
        </w:rPr>
        <w:t>ϵ</w:t>
      </w:r>
      <w:r>
        <w:t>(</w:t>
      </w:r>
      <w:r>
        <w:rPr>
          <w:i/>
        </w:rPr>
        <w:t>κ</w:t>
      </w:r>
      <w:r>
        <w:rPr>
          <w:i/>
          <w:vertAlign w:val="subscript"/>
        </w:rPr>
        <w:t>s</w:t>
      </w:r>
      <w:r>
        <w:t xml:space="preserve">) </w:t>
      </w:r>
      <w:r>
        <w:rPr>
          <w:i/>
        </w:rPr>
        <w:t xml:space="preserve">&lt; </w:t>
      </w:r>
      <w:r>
        <w:rPr>
          <w:i/>
        </w:rPr>
        <w:t>ϵ</w:t>
      </w:r>
      <w:r>
        <w:t>(</w:t>
      </w:r>
      <w:r>
        <w:rPr>
          <w:i/>
        </w:rPr>
        <w:t>κ</w:t>
      </w:r>
      <w:r>
        <w:rPr>
          <w:i/>
          <w:vertAlign w:val="subscript"/>
        </w:rPr>
        <w:t>s</w:t>
      </w:r>
      <w:r>
        <w:rPr>
          <w:i/>
        </w:rPr>
        <w:t>,N</w:t>
      </w:r>
      <w:del w:id="164" w:author="Author">
        <w:r>
          <w:delText>),</w:delText>
        </w:r>
      </w:del>
      <w:ins w:id="165" w:author="Author">
        <w:r>
          <w:t>)</w:t>
        </w:r>
      </w:ins>
      <w:r>
        <w:t xml:space="preserve"> and lim</w:t>
      </w:r>
      <w:r>
        <w:rPr>
          <w:i/>
          <w:vertAlign w:val="subscript"/>
        </w:rPr>
        <w:t>N</w:t>
      </w:r>
      <w:r>
        <w:rPr>
          <w:vertAlign w:val="subscript"/>
        </w:rPr>
        <w:t xml:space="preserve">→∞ </w:t>
      </w:r>
      <w:r>
        <w:rPr>
          <w:i/>
        </w:rPr>
        <w:t>ϵ</w:t>
      </w:r>
      <w:r>
        <w:t>(</w:t>
      </w:r>
      <w:r>
        <w:rPr>
          <w:i/>
        </w:rPr>
        <w:t>κ</w:t>
      </w:r>
      <w:r>
        <w:rPr>
          <w:i/>
          <w:vertAlign w:val="subscript"/>
        </w:rPr>
        <w:t>s</w:t>
      </w:r>
      <w:r>
        <w:rPr>
          <w:i/>
        </w:rPr>
        <w:t>,N</w:t>
      </w:r>
      <w:r>
        <w:t xml:space="preserve">) = </w:t>
      </w:r>
      <w:r>
        <w:rPr>
          <w:i/>
        </w:rPr>
        <w:t>ϵ</w:t>
      </w:r>
      <w:r>
        <w:t>(</w:t>
      </w:r>
      <w:r>
        <w:rPr>
          <w:i/>
        </w:rPr>
        <w:t>κ</w:t>
      </w:r>
      <w:r>
        <w:rPr>
          <w:i/>
          <w:vertAlign w:val="subscript"/>
        </w:rPr>
        <w:t>s</w:t>
      </w:r>
      <w:r>
        <w:t>) along the y-axis direction</w:t>
      </w:r>
      <w:del w:id="166" w:author="Author">
        <w:r>
          <w:delText>. It also shows</w:delText>
        </w:r>
      </w:del>
      <w:ins w:id="167" w:author="Author">
        <w:r w:rsidR="00AF42D3">
          <w:t xml:space="preserve"> and</w:t>
        </w:r>
      </w:ins>
      <w:r w:rsidR="00AF42D3">
        <w:t xml:space="preserve"> </w:t>
      </w:r>
      <w:r>
        <w:t xml:space="preserve">that </w:t>
      </w:r>
      <w:r>
        <w:rPr>
          <w:i/>
        </w:rPr>
        <w:t>κ</w:t>
      </w:r>
      <w:r>
        <w:t>(</w:t>
      </w:r>
      <w:r>
        <w:rPr>
          <w:i/>
        </w:rPr>
        <w:t>κ</w:t>
      </w:r>
      <w:r>
        <w:rPr>
          <w:i/>
          <w:vertAlign w:val="subscript"/>
        </w:rPr>
        <w:t>s</w:t>
      </w:r>
      <w:r>
        <w:rPr>
          <w:i/>
        </w:rPr>
        <w:t>,N</w:t>
      </w:r>
      <w:r>
        <w:t xml:space="preserve">) </w:t>
      </w:r>
      <w:r>
        <w:rPr>
          <w:i/>
        </w:rPr>
        <w:t>&lt; κ</w:t>
      </w:r>
      <w:r>
        <w:rPr>
          <w:i/>
          <w:vertAlign w:val="subscript"/>
        </w:rPr>
        <w:t xml:space="preserve">s </w:t>
      </w:r>
      <w:r>
        <w:t>and lim</w:t>
      </w:r>
      <w:r>
        <w:rPr>
          <w:i/>
          <w:vertAlign w:val="subscript"/>
        </w:rPr>
        <w:t>N</w:t>
      </w:r>
      <w:r>
        <w:rPr>
          <w:vertAlign w:val="subscript"/>
        </w:rPr>
        <w:t xml:space="preserve">→∞ </w:t>
      </w:r>
      <w:r>
        <w:rPr>
          <w:i/>
        </w:rPr>
        <w:t>κ</w:t>
      </w:r>
      <w:r>
        <w:t>(</w:t>
      </w:r>
      <w:r>
        <w:rPr>
          <w:i/>
        </w:rPr>
        <w:t>κ</w:t>
      </w:r>
      <w:r>
        <w:rPr>
          <w:i/>
          <w:vertAlign w:val="subscript"/>
        </w:rPr>
        <w:t>s</w:t>
      </w:r>
      <w:r>
        <w:rPr>
          <w:i/>
        </w:rPr>
        <w:t>,N</w:t>
      </w:r>
      <w:r>
        <w:t xml:space="preserve">) = </w:t>
      </w:r>
      <w:r>
        <w:rPr>
          <w:i/>
        </w:rPr>
        <w:t>κ</w:t>
      </w:r>
      <w:r>
        <w:rPr>
          <w:i/>
          <w:vertAlign w:val="subscript"/>
        </w:rPr>
        <w:t xml:space="preserve">s </w:t>
      </w:r>
      <w:r>
        <w:t>along the x-axis direction. Figure 4 further demonstrates that</w:t>
      </w:r>
      <w:ins w:id="168" w:author="Author">
        <w:r w:rsidR="00AF42D3">
          <w:t>,</w:t>
        </w:r>
      </w:ins>
      <w:r>
        <w:t xml:space="preserve"> for smaller </w:t>
      </w:r>
      <w:r>
        <w:rPr>
          <w:i/>
        </w:rPr>
        <w:t>κ</w:t>
      </w:r>
      <w:r>
        <w:rPr>
          <w:i/>
          <w:vertAlign w:val="subscript"/>
        </w:rPr>
        <w:t>s</w:t>
      </w:r>
      <w:r>
        <w:t xml:space="preserve">, </w:t>
      </w:r>
      <w:r>
        <w:rPr>
          <w:i/>
        </w:rPr>
        <w:t>κ</w:t>
      </w:r>
      <w:r>
        <w:t>(</w:t>
      </w:r>
      <w:r>
        <w:rPr>
          <w:i/>
        </w:rPr>
        <w:t>κ</w:t>
      </w:r>
      <w:r>
        <w:rPr>
          <w:i/>
          <w:vertAlign w:val="subscript"/>
        </w:rPr>
        <w:t>s</w:t>
      </w:r>
      <w:r>
        <w:rPr>
          <w:i/>
        </w:rPr>
        <w:t>,N</w:t>
      </w:r>
      <w:r>
        <w:t xml:space="preserve">) approaches </w:t>
      </w:r>
      <w:r>
        <w:rPr>
          <w:i/>
        </w:rPr>
        <w:t>κ</w:t>
      </w:r>
      <w:r>
        <w:rPr>
          <w:i/>
          <w:vertAlign w:val="subscript"/>
        </w:rPr>
        <w:t xml:space="preserve">s </w:t>
      </w:r>
      <w:r>
        <w:t xml:space="preserve">more rapidly as </w:t>
      </w:r>
      <w:r>
        <w:rPr>
          <w:i/>
        </w:rPr>
        <w:t xml:space="preserve">N </w:t>
      </w:r>
      <w:r>
        <w:t>increases</w:t>
      </w:r>
      <w:del w:id="169" w:author="Author">
        <w:r>
          <w:delText>,</w:delText>
        </w:r>
      </w:del>
      <w:r>
        <w:t xml:space="preserve"> but converges to a larger stable bounding leakage.</w:t>
      </w:r>
    </w:p>
    <w:p w14:paraId="5F65B410" w14:textId="640333E0" w:rsidR="00E40A6B" w:rsidRDefault="00262B1E" w:rsidP="00522C59">
      <w:r>
        <w:t xml:space="preserve">When the underlying distribution is uniform, the portion of sampled range </w:t>
      </w:r>
      <m:oMath>
        <m:d>
          <m:dPr>
            <m:begChr m:val="["/>
            <m:endChr m:val="]"/>
            <m:ctrlPr>
              <w:rPr>
                <w:rFonts w:ascii="Cambria Math" w:hAnsi="Cambria Math"/>
                <w:i/>
              </w:rPr>
            </m:ctrlPr>
          </m:dPr>
          <m:e>
            <m:acc>
              <m:accPr>
                <m:chr m:val="̅"/>
                <m:ctrlPr>
                  <w:rPr>
                    <w:rFonts w:ascii="Cambria Math" w:hAnsi="Cambria Math"/>
                  </w:rPr>
                </m:ctrlPr>
              </m:accPr>
              <m:e>
                <m:r>
                  <w:rPr>
                    <w:rFonts w:ascii="Cambria Math" w:hAnsi="Cambria Math"/>
                  </w:rPr>
                  <m:t>x</m:t>
                </m:r>
              </m:e>
            </m:acc>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δx,</m:t>
            </m:r>
            <m:acc>
              <m:accPr>
                <m:chr m:val="̅"/>
                <m:ctrlPr>
                  <w:rPr>
                    <w:rFonts w:ascii="Cambria Math" w:hAnsi="Cambria Math"/>
                  </w:rPr>
                </m:ctrlPr>
              </m:accPr>
              <m:e>
                <m:r>
                  <w:rPr>
                    <w:rFonts w:ascii="Cambria Math" w:hAnsi="Cambria Math"/>
                  </w:rPr>
                  <m:t>x</m:t>
                </m:r>
              </m:e>
            </m:acc>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δx</m:t>
            </m:r>
          </m:e>
        </m:d>
      </m:oMath>
      <w:r w:rsidR="009C5270">
        <w:t xml:space="preserve"> </w:t>
      </w:r>
      <w:r w:rsidR="009C5270" w:rsidRPr="009C5270">
        <w:t>outside the actual range</w:t>
      </w:r>
      <w:r w:rsidR="00D858E8">
        <w:t xml:space="preserve"> </w:t>
      </w:r>
      <m:oMath>
        <m:r>
          <w:rPr>
            <w:rFonts w:ascii="Cambria Math" w:hAnsi="Cambria Math"/>
          </w:rPr>
          <m:t>[μ-</m:t>
        </m:r>
        <m:rad>
          <m:radPr>
            <m:degHide m:val="1"/>
            <m:ctrlPr>
              <w:rPr>
                <w:rFonts w:ascii="Cambria Math" w:hAnsi="Cambria Math"/>
              </w:rPr>
            </m:ctrlPr>
          </m:radPr>
          <m:deg/>
          <m:e>
            <m:r>
              <w:rPr>
                <w:rFonts w:ascii="Cambria Math" w:hAnsi="Cambria Math"/>
              </w:rPr>
              <m:t>3</m:t>
            </m:r>
          </m:e>
        </m:rad>
        <m:r>
          <w:rPr>
            <w:rFonts w:ascii="Cambria Math" w:hAnsi="Cambria Math"/>
          </w:rPr>
          <m:t>σ</m:t>
        </m:r>
        <m:r>
          <m:rPr>
            <m:sty m:val="p"/>
          </m:rPr>
          <w:rPr>
            <w:rFonts w:ascii="Cambria Math" w:hAnsi="Cambria Math"/>
          </w:rPr>
          <m:t>,</m:t>
        </m:r>
        <m:r>
          <w:rPr>
            <w:rFonts w:ascii="Cambria Math" w:hAnsi="Cambria Math"/>
          </w:rPr>
          <m:t>μ+</m:t>
        </m:r>
        <m:rad>
          <m:radPr>
            <m:degHide m:val="1"/>
            <m:ctrlPr>
              <w:rPr>
                <w:rFonts w:ascii="Cambria Math" w:hAnsi="Cambria Math"/>
              </w:rPr>
            </m:ctrlPr>
          </m:radPr>
          <m:deg/>
          <m:e>
            <m:r>
              <w:rPr>
                <w:rFonts w:ascii="Cambria Math" w:hAnsi="Cambria Math"/>
              </w:rPr>
              <m:t>3</m:t>
            </m:r>
          </m:e>
        </m:rad>
        <m:r>
          <w:rPr>
            <w:rFonts w:ascii="Cambria Math" w:hAnsi="Cambria Math"/>
          </w:rPr>
          <m:t>σ]</m:t>
        </m:r>
      </m:oMath>
      <w:r w:rsidR="00A653C9" w:rsidRPr="00A653C9">
        <w:t xml:space="preserve"> </w:t>
      </w:r>
      <w:r w:rsidR="00A653C9">
        <w:t xml:space="preserve">contributes to the bounding leakage </w:t>
      </w:r>
      <w:r w:rsidR="00A653C9">
        <w:rPr>
          <w:i/>
        </w:rPr>
        <w:t>ϵ</w:t>
      </w:r>
      <w:r w:rsidR="00A653C9">
        <w:t>(</w:t>
      </w:r>
      <w:r w:rsidR="00A653C9">
        <w:rPr>
          <w:i/>
        </w:rPr>
        <w:t>N</w:t>
      </w:r>
      <w:r w:rsidR="00A653C9">
        <w:t>)</w:t>
      </w:r>
      <w:r w:rsidR="00E40A6B">
        <w:t xml:space="preserve">. Figure 4 shows that 0 </w:t>
      </w:r>
      <w:r w:rsidR="00E40A6B">
        <w:rPr>
          <w:i/>
        </w:rPr>
        <w:t>&lt; ϵ</w:t>
      </w:r>
      <w:r w:rsidR="00E40A6B">
        <w:t>(</w:t>
      </w:r>
      <w:r w:rsidR="00E40A6B">
        <w:rPr>
          <w:i/>
        </w:rPr>
        <w:t>N</w:t>
      </w:r>
      <w:r w:rsidR="00E40A6B">
        <w:t xml:space="preserve">) ∼ </w:t>
      </w:r>
      <w:r w:rsidR="00E40A6B">
        <w:rPr>
          <w:i/>
        </w:rPr>
        <w:t>N</w:t>
      </w:r>
      <w:r w:rsidR="00E40A6B">
        <w:rPr>
          <w:vertAlign w:val="superscript"/>
        </w:rPr>
        <w:t>−0</w:t>
      </w:r>
      <w:r w:rsidR="00E40A6B">
        <w:rPr>
          <w:i/>
          <w:vertAlign w:val="superscript"/>
        </w:rPr>
        <w:t>.</w:t>
      </w:r>
      <w:r w:rsidR="00E40A6B">
        <w:rPr>
          <w:vertAlign w:val="superscript"/>
        </w:rPr>
        <w:t xml:space="preserve">564 </w:t>
      </w:r>
      <w:r w:rsidR="00E40A6B">
        <w:t xml:space="preserve">empirically. The measured bounding range </w:t>
      </w:r>
      <w:r w:rsidR="00E40A6B">
        <w:rPr>
          <w:i/>
        </w:rPr>
        <w:t>κ</w:t>
      </w:r>
      <w:r w:rsidR="00E40A6B">
        <w:t>(</w:t>
      </w:r>
      <w:r w:rsidR="00E40A6B">
        <w:rPr>
          <w:i/>
        </w:rPr>
        <w:t>N</w:t>
      </w:r>
      <w:r w:rsidR="00E40A6B">
        <w:t xml:space="preserve">) = </w:t>
      </w:r>
      <m:oMath>
        <m:rad>
          <m:radPr>
            <m:degHide m:val="1"/>
            <m:ctrlPr>
              <w:rPr>
                <w:rFonts w:ascii="Cambria Math" w:hAnsi="Cambria Math"/>
              </w:rPr>
            </m:ctrlPr>
          </m:radPr>
          <m:deg/>
          <m:e>
            <m:r>
              <w:rPr>
                <w:rFonts w:ascii="Cambria Math" w:hAnsi="Cambria Math"/>
              </w:rPr>
              <m:t>3</m:t>
            </m:r>
          </m:e>
        </m:rad>
      </m:oMath>
      <w:r w:rsidR="00E40A6B">
        <w:t xml:space="preserve">(1 − </w:t>
      </w:r>
      <w:r w:rsidR="00E40A6B">
        <w:rPr>
          <w:i/>
        </w:rPr>
        <w:t>ϵ</w:t>
      </w:r>
      <w:r w:rsidR="00E40A6B">
        <w:t>(</w:t>
      </w:r>
      <w:r w:rsidR="00E40A6B">
        <w:rPr>
          <w:i/>
        </w:rPr>
        <w:t>N</w:t>
      </w:r>
      <w:r w:rsidR="00E40A6B">
        <w:t>))</w:t>
      </w:r>
      <w:r w:rsidR="00233AC6">
        <w:t>.</w:t>
      </w:r>
    </w:p>
    <w:p w14:paraId="72499D46" w14:textId="77777777" w:rsidR="00F1214F" w:rsidRDefault="00BE2C0C">
      <w:pPr>
        <w:pStyle w:val="Heading2"/>
        <w:spacing w:after="134"/>
        <w:ind w:left="598" w:hanging="613"/>
      </w:pPr>
      <w:r>
        <w:t>Ideal Statistics</w:t>
      </w:r>
    </w:p>
    <w:p w14:paraId="0A83FA29" w14:textId="77777777" w:rsidR="00F1214F" w:rsidRDefault="00BE2C0C" w:rsidP="00CA5E48">
      <w:pPr>
        <w:spacing w:after="301" w:line="259" w:lineRule="auto"/>
        <w:ind w:left="1121" w:firstLine="0"/>
        <w:jc w:val="left"/>
      </w:pPr>
      <w:r>
        <w:rPr>
          <w:noProof/>
        </w:rPr>
        <w:drawing>
          <wp:inline distT="0" distB="0" distL="0" distR="0" wp14:anchorId="38765D93" wp14:editId="2FF0AF56">
            <wp:extent cx="2941317" cy="2285998"/>
            <wp:effectExtent l="0" t="0" r="0" b="0"/>
            <wp:docPr id="2226" name="Picture 2226"/>
            <wp:cNvGraphicFramePr/>
            <a:graphic xmlns:a="http://schemas.openxmlformats.org/drawingml/2006/main">
              <a:graphicData uri="http://schemas.openxmlformats.org/drawingml/2006/picture">
                <pic:pic xmlns:pic="http://schemas.openxmlformats.org/drawingml/2006/picture">
                  <pic:nvPicPr>
                    <pic:cNvPr id="2226" name="Picture 2226"/>
                    <pic:cNvPicPr/>
                  </pic:nvPicPr>
                  <pic:blipFill>
                    <a:blip r:embed="rId19"/>
                    <a:stretch>
                      <a:fillRect/>
                    </a:stretch>
                  </pic:blipFill>
                  <pic:spPr>
                    <a:xfrm>
                      <a:off x="0" y="0"/>
                      <a:ext cx="2941317" cy="2285998"/>
                    </a:xfrm>
                    <a:prstGeom prst="rect">
                      <a:avLst/>
                    </a:prstGeom>
                  </pic:spPr>
                </pic:pic>
              </a:graphicData>
            </a:graphic>
          </wp:inline>
        </w:drawing>
      </w:r>
    </w:p>
    <w:p w14:paraId="0420A5BB" w14:textId="77777777" w:rsidR="00F1214F" w:rsidRDefault="00BE2C0C" w:rsidP="00233AC6">
      <w:pPr>
        <w:pStyle w:val="NoSpacing"/>
      </w:pPr>
      <w:r>
        <w:t xml:space="preserve">Figure 3: Measured bounding leakage </w:t>
      </w:r>
      <w:r>
        <w:rPr>
          <w:i/>
        </w:rPr>
        <w:t>ϵ</w:t>
      </w:r>
      <w:r>
        <w:t>(</w:t>
      </w:r>
      <w:r>
        <w:rPr>
          <w:i/>
        </w:rPr>
        <w:t>κ</w:t>
      </w:r>
      <w:r>
        <w:rPr>
          <w:i/>
          <w:vertAlign w:val="subscript"/>
        </w:rPr>
        <w:t>s</w:t>
      </w:r>
      <w:r>
        <w:rPr>
          <w:i/>
        </w:rPr>
        <w:t>,N</w:t>
      </w:r>
      <w:r>
        <w:t xml:space="preserve">) (y-axis) for varying measuring bounding range </w:t>
      </w:r>
      <w:r>
        <w:rPr>
          <w:i/>
        </w:rPr>
        <w:t>κ</w:t>
      </w:r>
      <w:r>
        <w:rPr>
          <w:i/>
          <w:vertAlign w:val="subscript"/>
        </w:rPr>
        <w:t xml:space="preserve">s </w:t>
      </w:r>
      <w:r>
        <w:t xml:space="preserve">(x-axis) and sample count </w:t>
      </w:r>
      <w:r>
        <w:rPr>
          <w:i/>
        </w:rPr>
        <w:t xml:space="preserve">N </w:t>
      </w:r>
      <w:r>
        <w:t>(legend).</w:t>
      </w:r>
    </w:p>
    <w:p w14:paraId="6A1BD975" w14:textId="77777777" w:rsidR="00233AC6" w:rsidRDefault="00233AC6" w:rsidP="00233AC6">
      <w:pPr>
        <w:pStyle w:val="NoSpacing"/>
      </w:pPr>
    </w:p>
    <w:p w14:paraId="73829833" w14:textId="77777777" w:rsidR="00F1214F" w:rsidRDefault="00BE2C0C">
      <w:pPr>
        <w:spacing w:after="300" w:line="259" w:lineRule="auto"/>
        <w:ind w:left="380" w:firstLine="0"/>
        <w:jc w:val="left"/>
      </w:pPr>
      <w:r>
        <w:rPr>
          <w:noProof/>
        </w:rPr>
        <w:lastRenderedPageBreak/>
        <w:drawing>
          <wp:inline distT="0" distB="0" distL="0" distR="0" wp14:anchorId="3F835567" wp14:editId="2C701E1F">
            <wp:extent cx="3882579" cy="2285998"/>
            <wp:effectExtent l="0" t="0" r="0" b="0"/>
            <wp:docPr id="2241" name="Picture 2241"/>
            <wp:cNvGraphicFramePr/>
            <a:graphic xmlns:a="http://schemas.openxmlformats.org/drawingml/2006/main">
              <a:graphicData uri="http://schemas.openxmlformats.org/drawingml/2006/picture">
                <pic:pic xmlns:pic="http://schemas.openxmlformats.org/drawingml/2006/picture">
                  <pic:nvPicPr>
                    <pic:cNvPr id="2241" name="Picture 2241"/>
                    <pic:cNvPicPr/>
                  </pic:nvPicPr>
                  <pic:blipFill>
                    <a:blip r:embed="rId20"/>
                    <a:stretch>
                      <a:fillRect/>
                    </a:stretch>
                  </pic:blipFill>
                  <pic:spPr>
                    <a:xfrm>
                      <a:off x="0" y="0"/>
                      <a:ext cx="3882579" cy="2285998"/>
                    </a:xfrm>
                    <a:prstGeom prst="rect">
                      <a:avLst/>
                    </a:prstGeom>
                  </pic:spPr>
                </pic:pic>
              </a:graphicData>
            </a:graphic>
          </wp:inline>
        </w:drawing>
      </w:r>
    </w:p>
    <w:p w14:paraId="7415CF3D" w14:textId="77777777" w:rsidR="00F1214F" w:rsidRDefault="00BE2C0C" w:rsidP="00233AC6">
      <w:pPr>
        <w:pStyle w:val="NoSpacing"/>
      </w:pPr>
      <w:r>
        <w:t xml:space="preserve">Figure 4: Measured bounding range </w:t>
      </w:r>
      <w:r>
        <w:rPr>
          <w:i/>
        </w:rPr>
        <w:t xml:space="preserve">κ </w:t>
      </w:r>
      <w:r>
        <w:t xml:space="preserve">(left y-axis) and corresponding measured bounding leakage </w:t>
      </w:r>
      <w:r>
        <w:rPr>
          <w:i/>
        </w:rPr>
        <w:t>ϵ</w:t>
      </w:r>
      <w:r>
        <w:t>(</w:t>
      </w:r>
      <w:r>
        <w:rPr>
          <w:i/>
        </w:rPr>
        <w:t>κ</w:t>
      </w:r>
      <w:r>
        <w:t xml:space="preserve">) (right y-axis) for varying sample count </w:t>
      </w:r>
      <w:r>
        <w:rPr>
          <w:i/>
        </w:rPr>
        <w:t xml:space="preserve">N </w:t>
      </w:r>
      <w:r>
        <w:t xml:space="preserve">(x-axis) when the underlying distribution is uniform or normal (legend), with different measuring bounding range </w:t>
      </w:r>
      <w:r>
        <w:rPr>
          <w:i/>
        </w:rPr>
        <w:t>κ</w:t>
      </w:r>
      <w:r>
        <w:rPr>
          <w:i/>
          <w:vertAlign w:val="subscript"/>
        </w:rPr>
        <w:t xml:space="preserve">s </w:t>
      </w:r>
      <w:r>
        <w:t>for the normal distribution.</w:t>
      </w:r>
    </w:p>
    <w:p w14:paraId="03BC5AF7" w14:textId="77777777" w:rsidR="00F1214F" w:rsidRDefault="00BE2C0C">
      <w:pPr>
        <w:spacing w:after="301" w:line="259" w:lineRule="auto"/>
        <w:ind w:left="223" w:firstLine="0"/>
        <w:jc w:val="left"/>
      </w:pPr>
      <w:r>
        <w:rPr>
          <w:noProof/>
        </w:rPr>
        <w:drawing>
          <wp:inline distT="0" distB="0" distL="0" distR="0" wp14:anchorId="64404C99" wp14:editId="11C77269">
            <wp:extent cx="4081776" cy="2285998"/>
            <wp:effectExtent l="0" t="0" r="0" b="0"/>
            <wp:docPr id="2275" name="Picture 2275"/>
            <wp:cNvGraphicFramePr/>
            <a:graphic xmlns:a="http://schemas.openxmlformats.org/drawingml/2006/main">
              <a:graphicData uri="http://schemas.openxmlformats.org/drawingml/2006/picture">
                <pic:pic xmlns:pic="http://schemas.openxmlformats.org/drawingml/2006/picture">
                  <pic:nvPicPr>
                    <pic:cNvPr id="2275" name="Picture 2275"/>
                    <pic:cNvPicPr/>
                  </pic:nvPicPr>
                  <pic:blipFill>
                    <a:blip r:embed="rId21"/>
                    <a:stretch>
                      <a:fillRect/>
                    </a:stretch>
                  </pic:blipFill>
                  <pic:spPr>
                    <a:xfrm>
                      <a:off x="0" y="0"/>
                      <a:ext cx="4081776" cy="2285998"/>
                    </a:xfrm>
                    <a:prstGeom prst="rect">
                      <a:avLst/>
                    </a:prstGeom>
                  </pic:spPr>
                </pic:pic>
              </a:graphicData>
            </a:graphic>
          </wp:inline>
        </w:drawing>
      </w:r>
    </w:p>
    <w:p w14:paraId="6BFA5652" w14:textId="6A2E377C" w:rsidR="00F1214F" w:rsidRDefault="00BE2C0C" w:rsidP="00233AC6">
      <w:pPr>
        <w:pStyle w:val="NoSpacing"/>
      </w:pPr>
      <w:r>
        <w:t xml:space="preserve">Figure 5: </w:t>
      </w:r>
      <w:del w:id="170" w:author="Author">
        <w:r>
          <w:delText>The ratio</w:delText>
        </w:r>
      </w:del>
      <w:ins w:id="171" w:author="Author">
        <w:r w:rsidR="00AF42D3">
          <w:t>R</w:t>
        </w:r>
        <w:r>
          <w:t>atio</w:t>
        </w:r>
      </w:ins>
      <w:r>
        <w:t xml:space="preserve"> of resulting variance </w:t>
      </w:r>
      <w:r>
        <w:rPr>
          <w:i/>
        </w:rPr>
        <w:t>δ</w:t>
      </w:r>
      <w:r>
        <w:rPr>
          <w:vertAlign w:val="superscript"/>
        </w:rPr>
        <w:t>2</w:t>
      </w:r>
      <w:r>
        <w:rPr>
          <w:i/>
        </w:rPr>
        <w:t xml:space="preserve">f </w:t>
      </w:r>
      <w:r>
        <w:t xml:space="preserve">to the ideal variance </w:t>
      </w:r>
      <w:r>
        <w:rPr>
          <w:i/>
        </w:rPr>
        <w:t>δ</w:t>
      </w:r>
      <w:r>
        <w:rPr>
          <w:sz w:val="31"/>
          <w:vertAlign w:val="subscript"/>
        </w:rPr>
        <w:t>b</w:t>
      </w:r>
      <w:r>
        <w:rPr>
          <w:vertAlign w:val="superscript"/>
        </w:rPr>
        <w:t>2</w:t>
      </w:r>
      <w:r>
        <w:rPr>
          <w:i/>
        </w:rPr>
        <w:t xml:space="preserve">f </w:t>
      </w:r>
      <w:r>
        <w:t xml:space="preserve">(left y-axis) and the bounding leakage (right y-axis) for varying sample count </w:t>
      </w:r>
      <w:r>
        <w:rPr>
          <w:i/>
        </w:rPr>
        <w:t xml:space="preserve">N </w:t>
      </w:r>
      <w:r>
        <w:t>(x</w:t>
      </w:r>
      <w:r w:rsidR="00D05F3E">
        <w:t>-</w:t>
      </w:r>
      <w:r>
        <w:t xml:space="preserve">axis) for the selected function </w:t>
      </w:r>
      <w:r>
        <w:rPr>
          <w:i/>
        </w:rPr>
        <w:t>f</w:t>
      </w:r>
      <w:r>
        <w:t>(</w:t>
      </w:r>
      <w:r>
        <w:rPr>
          <w:i/>
        </w:rPr>
        <w:t xml:space="preserve">x </w:t>
      </w:r>
      <w:r>
        <w:t>= 1 ± 0</w:t>
      </w:r>
      <w:r>
        <w:rPr>
          <w:i/>
        </w:rPr>
        <w:t>.</w:t>
      </w:r>
      <w:r>
        <w:t>1) (legend) when the uncertainty distribution is Gaussian.</w:t>
      </w:r>
    </w:p>
    <w:p w14:paraId="2D9432D3" w14:textId="77777777" w:rsidR="00233AC6" w:rsidRDefault="00233AC6" w:rsidP="00233AC6">
      <w:pPr>
        <w:pStyle w:val="NoSpacing"/>
      </w:pPr>
    </w:p>
    <w:p w14:paraId="7DCE8883" w14:textId="77777777" w:rsidR="00F1214F" w:rsidRDefault="00BE2C0C">
      <w:pPr>
        <w:spacing w:after="301" w:line="259" w:lineRule="auto"/>
        <w:ind w:left="223" w:firstLine="0"/>
        <w:jc w:val="left"/>
      </w:pPr>
      <w:r>
        <w:rPr>
          <w:noProof/>
        </w:rPr>
        <w:lastRenderedPageBreak/>
        <w:drawing>
          <wp:inline distT="0" distB="0" distL="0" distR="0" wp14:anchorId="2B7CDE0B" wp14:editId="705F12CD">
            <wp:extent cx="4081776" cy="2285998"/>
            <wp:effectExtent l="0" t="0" r="0" b="0"/>
            <wp:docPr id="2300"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22"/>
                    <a:stretch>
                      <a:fillRect/>
                    </a:stretch>
                  </pic:blipFill>
                  <pic:spPr>
                    <a:xfrm>
                      <a:off x="0" y="0"/>
                      <a:ext cx="4081776" cy="2285998"/>
                    </a:xfrm>
                    <a:prstGeom prst="rect">
                      <a:avLst/>
                    </a:prstGeom>
                  </pic:spPr>
                </pic:pic>
              </a:graphicData>
            </a:graphic>
          </wp:inline>
        </w:drawing>
      </w:r>
    </w:p>
    <w:p w14:paraId="77580C30" w14:textId="0A13890F" w:rsidR="00F1214F" w:rsidRDefault="00BE2C0C" w:rsidP="00233AC6">
      <w:pPr>
        <w:pStyle w:val="NoSpacing"/>
      </w:pPr>
      <w:r>
        <w:t xml:space="preserve">Figure 6: </w:t>
      </w:r>
      <w:del w:id="172" w:author="Author">
        <w:r>
          <w:delText>The ratio</w:delText>
        </w:r>
      </w:del>
      <w:ins w:id="173" w:author="Author">
        <w:r w:rsidR="00AF42D3">
          <w:t>R</w:t>
        </w:r>
        <w:r>
          <w:t>atio</w:t>
        </w:r>
      </w:ins>
      <w:r>
        <w:t xml:space="preserve"> of resulting variance </w:t>
      </w:r>
      <w:r>
        <w:rPr>
          <w:i/>
        </w:rPr>
        <w:t>δ</w:t>
      </w:r>
      <w:r>
        <w:rPr>
          <w:vertAlign w:val="superscript"/>
        </w:rPr>
        <w:t>2</w:t>
      </w:r>
      <w:r>
        <w:rPr>
          <w:i/>
        </w:rPr>
        <w:t xml:space="preserve">f </w:t>
      </w:r>
      <w:r>
        <w:t xml:space="preserve">to the ideal variance </w:t>
      </w:r>
      <w:r>
        <w:rPr>
          <w:i/>
        </w:rPr>
        <w:t>δ</w:t>
      </w:r>
      <w:r>
        <w:rPr>
          <w:sz w:val="31"/>
          <w:vertAlign w:val="subscript"/>
        </w:rPr>
        <w:t>b</w:t>
      </w:r>
      <w:r>
        <w:rPr>
          <w:vertAlign w:val="superscript"/>
        </w:rPr>
        <w:t>2</w:t>
      </w:r>
      <w:r>
        <w:rPr>
          <w:i/>
        </w:rPr>
        <w:t xml:space="preserve">f </w:t>
      </w:r>
      <w:r>
        <w:t xml:space="preserve">(left y-axis) and the bounding leakage (right y-axis) for varying sample count </w:t>
      </w:r>
      <w:r>
        <w:rPr>
          <w:i/>
        </w:rPr>
        <w:t xml:space="preserve">N </w:t>
      </w:r>
      <w:r>
        <w:t>(x</w:t>
      </w:r>
      <w:r w:rsidR="00D05F3E">
        <w:t>-</w:t>
      </w:r>
      <w:r>
        <w:t xml:space="preserve">axis) for the selected function </w:t>
      </w:r>
      <w:r>
        <w:rPr>
          <w:i/>
        </w:rPr>
        <w:t>f</w:t>
      </w:r>
      <w:r>
        <w:t>(</w:t>
      </w:r>
      <w:r>
        <w:rPr>
          <w:i/>
        </w:rPr>
        <w:t xml:space="preserve">x </w:t>
      </w:r>
      <w:r>
        <w:t>= 1 ± 0</w:t>
      </w:r>
      <w:r>
        <w:rPr>
          <w:i/>
        </w:rPr>
        <w:t>.</w:t>
      </w:r>
      <w:r>
        <w:t>1) (legend) when the uncertainty distribution is Uniform.</w:t>
      </w:r>
    </w:p>
    <w:p w14:paraId="06FAE248" w14:textId="77777777" w:rsidR="00123440" w:rsidRDefault="00123440" w:rsidP="00233AC6">
      <w:pPr>
        <w:pStyle w:val="NoSpacing"/>
      </w:pPr>
    </w:p>
    <w:p w14:paraId="4250052B" w14:textId="77777777" w:rsidR="00123440" w:rsidRDefault="00123440" w:rsidP="00233AC6">
      <w:pPr>
        <w:pStyle w:val="NoSpacing"/>
      </w:pPr>
    </w:p>
    <w:p w14:paraId="2E268846" w14:textId="77777777" w:rsidR="00123440" w:rsidRDefault="00123440" w:rsidP="00233AC6">
      <w:pPr>
        <w:pStyle w:val="NoSpacing"/>
      </w:pPr>
    </w:p>
    <w:p w14:paraId="055CB210" w14:textId="77777777" w:rsidR="00D05F3E" w:rsidRDefault="00D05F3E" w:rsidP="00233AC6">
      <w:pPr>
        <w:pStyle w:val="NoSpacing"/>
      </w:pPr>
    </w:p>
    <w:p w14:paraId="69E9C492" w14:textId="77777777" w:rsidR="00123440" w:rsidRDefault="00123440" w:rsidP="00123440">
      <w:pPr>
        <w:tabs>
          <w:tab w:val="center" w:pos="2487"/>
          <w:tab w:val="center" w:pos="6639"/>
        </w:tabs>
        <w:spacing w:after="27" w:line="265" w:lineRule="auto"/>
        <w:ind w:firstLine="0"/>
        <w:jc w:val="left"/>
      </w:pPr>
      <w:r>
        <w:rPr>
          <w:rFonts w:ascii="Calibri" w:eastAsia="Calibri" w:hAnsi="Calibri" w:cs="Calibri"/>
          <w:sz w:val="22"/>
        </w:rPr>
        <w:tab/>
      </w:r>
      <w:r>
        <w:rPr>
          <w:noProof/>
        </w:rPr>
        <w:drawing>
          <wp:inline distT="0" distB="0" distL="0" distR="0" wp14:anchorId="1C951226" wp14:editId="1DE5FE45">
            <wp:extent cx="734568" cy="283464"/>
            <wp:effectExtent l="0" t="0" r="0" b="0"/>
            <wp:docPr id="54433" name="Picture 54433"/>
            <wp:cNvGraphicFramePr/>
            <a:graphic xmlns:a="http://schemas.openxmlformats.org/drawingml/2006/main">
              <a:graphicData uri="http://schemas.openxmlformats.org/drawingml/2006/picture">
                <pic:pic xmlns:pic="http://schemas.openxmlformats.org/drawingml/2006/picture">
                  <pic:nvPicPr>
                    <pic:cNvPr id="54433" name="Picture 54433"/>
                    <pic:cNvPicPr/>
                  </pic:nvPicPr>
                  <pic:blipFill>
                    <a:blip r:embed="rId23"/>
                    <a:stretch>
                      <a:fillRect/>
                    </a:stretch>
                  </pic:blipFill>
                  <pic:spPr>
                    <a:xfrm>
                      <a:off x="0" y="0"/>
                      <a:ext cx="734568" cy="283464"/>
                    </a:xfrm>
                    <a:prstGeom prst="rect">
                      <a:avLst/>
                    </a:prstGeom>
                  </pic:spPr>
                </pic:pic>
              </a:graphicData>
            </a:graphic>
          </wp:inline>
        </w:drawing>
      </w:r>
      <w:r>
        <w:t>;</w:t>
      </w:r>
      <w:r>
        <w:tab/>
        <w:t>(2.28)</w:t>
      </w:r>
    </w:p>
    <w:p w14:paraId="4827091A" w14:textId="77777777" w:rsidR="00123440" w:rsidRDefault="00123440" w:rsidP="00123440">
      <w:pPr>
        <w:tabs>
          <w:tab w:val="center" w:pos="3414"/>
          <w:tab w:val="center" w:pos="6639"/>
        </w:tabs>
        <w:spacing w:after="3" w:line="265" w:lineRule="auto"/>
        <w:ind w:firstLine="0"/>
        <w:jc w:val="left"/>
      </w:pPr>
      <w:r>
        <w:rPr>
          <w:rFonts w:ascii="Calibri" w:eastAsia="Calibri" w:hAnsi="Calibri" w:cs="Calibri"/>
          <w:sz w:val="22"/>
        </w:rPr>
        <w:tab/>
      </w:r>
      <w:r>
        <w:rPr>
          <w:noProof/>
        </w:rPr>
        <w:drawing>
          <wp:inline distT="0" distB="0" distL="0" distR="0" wp14:anchorId="1B5854F7" wp14:editId="26C04E8A">
            <wp:extent cx="2121408" cy="283463"/>
            <wp:effectExtent l="0" t="0" r="0" b="0"/>
            <wp:docPr id="54434" name="Picture 54434"/>
            <wp:cNvGraphicFramePr/>
            <a:graphic xmlns:a="http://schemas.openxmlformats.org/drawingml/2006/main">
              <a:graphicData uri="http://schemas.openxmlformats.org/drawingml/2006/picture">
                <pic:pic xmlns:pic="http://schemas.openxmlformats.org/drawingml/2006/picture">
                  <pic:nvPicPr>
                    <pic:cNvPr id="54434" name="Picture 54434"/>
                    <pic:cNvPicPr/>
                  </pic:nvPicPr>
                  <pic:blipFill>
                    <a:blip r:embed="rId24"/>
                    <a:stretch>
                      <a:fillRect/>
                    </a:stretch>
                  </pic:blipFill>
                  <pic:spPr>
                    <a:xfrm>
                      <a:off x="0" y="0"/>
                      <a:ext cx="2121408" cy="283463"/>
                    </a:xfrm>
                    <a:prstGeom prst="rect">
                      <a:avLst/>
                    </a:prstGeom>
                  </pic:spPr>
                </pic:pic>
              </a:graphicData>
            </a:graphic>
          </wp:inline>
        </w:drawing>
      </w:r>
      <w:r>
        <w:t>;</w:t>
      </w:r>
      <w:r>
        <w:tab/>
        <w:t>(2.29)</w:t>
      </w:r>
    </w:p>
    <w:p w14:paraId="2B9E1073" w14:textId="77777777" w:rsidR="00123440" w:rsidRDefault="00123440">
      <w:pPr>
        <w:spacing w:after="31" w:line="265" w:lineRule="auto"/>
        <w:ind w:left="10" w:right="231"/>
        <w:jc w:val="right"/>
      </w:pPr>
    </w:p>
    <w:p w14:paraId="07D87E5C" w14:textId="2A7DC557" w:rsidR="00F1214F" w:rsidRDefault="00AF42D3" w:rsidP="00B50C18">
      <w:pPr>
        <w:spacing w:after="31" w:line="265" w:lineRule="auto"/>
        <w:ind w:left="10" w:right="231"/>
      </w:pPr>
      <w:del w:id="174" w:author="Author">
        <w:r>
          <w:delText>When</w:delText>
        </w:r>
      </w:del>
      <w:ins w:id="175" w:author="Author">
        <w:r>
          <w:t>when the</w:t>
        </w:r>
      </w:ins>
      <w:r>
        <w:t xml:space="preserve"> sample count </w:t>
      </w:r>
      <w:r>
        <w:rPr>
          <w:i/>
        </w:rPr>
        <w:t xml:space="preserve">N </w:t>
      </w:r>
      <w:r>
        <w:t xml:space="preserve">→ ∞, </w:t>
      </w:r>
      <w:r>
        <w:rPr>
          <w:i/>
        </w:rPr>
        <w:t>ζ</w:t>
      </w:r>
      <w:r>
        <w:t xml:space="preserve">(0) → 1, </w:t>
      </w:r>
      <w:r>
        <w:rPr>
          <w:i/>
        </w:rPr>
        <w:t>ζ</w:t>
      </w:r>
      <w:r>
        <w:t xml:space="preserve">(2) → 1 and </w:t>
      </w:r>
      <w:r>
        <w:rPr>
          <w:i/>
        </w:rPr>
        <w:t>δ</w:t>
      </w:r>
      <w:r>
        <w:rPr>
          <w:vertAlign w:val="superscript"/>
        </w:rPr>
        <w:t>2</w:t>
      </w:r>
      <w:r>
        <w:rPr>
          <w:i/>
        </w:rPr>
        <w:t xml:space="preserve">x </w:t>
      </w:r>
      <w:r>
        <w:t>→ (</w:t>
      </w:r>
      <w:r>
        <w:rPr>
          <w:i/>
        </w:rPr>
        <w:t>δx</w:t>
      </w:r>
      <w:r>
        <w:t>)</w:t>
      </w:r>
      <w:r>
        <w:rPr>
          <w:vertAlign w:val="superscript"/>
        </w:rPr>
        <w:t xml:space="preserve">2 </w:t>
      </w:r>
      <w:r>
        <w:t>in Formula</w:t>
      </w:r>
    </w:p>
    <w:p w14:paraId="177438B6" w14:textId="7962F962" w:rsidR="00F1214F" w:rsidRDefault="00BE2C0C">
      <w:pPr>
        <w:spacing w:after="107"/>
        <w:ind w:left="-5" w:right="221"/>
      </w:pPr>
      <w:r>
        <w:t xml:space="preserve">(2.28). Such </w:t>
      </w:r>
      <w:ins w:id="176" w:author="Author">
        <w:r w:rsidR="00AF42D3">
          <w:t xml:space="preserve">a </w:t>
        </w:r>
      </w:ins>
      <w:r>
        <w:t xml:space="preserve">relationship </w:t>
      </w:r>
      <w:del w:id="177" w:author="Author">
        <w:r>
          <w:delText>of</w:delText>
        </w:r>
      </w:del>
      <w:ins w:id="178" w:author="Author">
        <w:r w:rsidR="00AF42D3">
          <w:t>between</w:t>
        </w:r>
      </w:ins>
      <w:r>
        <w:t xml:space="preserve"> </w:t>
      </w:r>
      <w:r>
        <w:rPr>
          <w:i/>
        </w:rPr>
        <w:t>δ</w:t>
      </w:r>
      <w:r>
        <w:rPr>
          <w:vertAlign w:val="superscript"/>
        </w:rPr>
        <w:t>2</w:t>
      </w:r>
      <w:r>
        <w:rPr>
          <w:i/>
        </w:rPr>
        <w:t xml:space="preserve">f </w:t>
      </w:r>
      <w:del w:id="179" w:author="Author">
        <w:r>
          <w:delText>versus</w:delText>
        </w:r>
      </w:del>
      <w:ins w:id="180" w:author="Author">
        <w:r w:rsidR="00AF42D3">
          <w:t>and</w:t>
        </w:r>
      </w:ins>
      <w:r w:rsidR="00AF42D3">
        <w:t xml:space="preserve"> </w:t>
      </w:r>
      <w:r>
        <w:t xml:space="preserve">sample count </w:t>
      </w:r>
      <w:r>
        <w:rPr>
          <w:i/>
        </w:rPr>
        <w:t xml:space="preserve">N </w:t>
      </w:r>
      <w:r>
        <w:t>is general:</w:t>
      </w:r>
    </w:p>
    <w:p w14:paraId="67B2A054" w14:textId="5F7453ED" w:rsidR="00F1214F" w:rsidRDefault="00AF42D3" w:rsidP="001233C6">
      <w:pPr>
        <w:pStyle w:val="ListParagraph"/>
      </w:pPr>
      <w:del w:id="181" w:author="Author">
        <w:r>
          <w:delText>When</w:delText>
        </w:r>
      </w:del>
      <w:ins w:id="182" w:author="Author">
        <w:r>
          <w:t>Figure 5 shows that, when</w:t>
        </w:r>
      </w:ins>
      <w:r>
        <w:t xml:space="preserve"> the underlying uncertainty distribution is Gaussian and </w:t>
      </w:r>
      <w:r>
        <w:rPr>
          <w:i/>
        </w:rPr>
        <w:t>κ</w:t>
      </w:r>
      <w:r>
        <w:rPr>
          <w:i/>
          <w:vertAlign w:val="subscript"/>
        </w:rPr>
        <w:t xml:space="preserve">s </w:t>
      </w:r>
      <w:r>
        <w:t xml:space="preserve">= 5, </w:t>
      </w:r>
      <w:del w:id="183" w:author="Author">
        <w:r>
          <w:delText xml:space="preserve">Figure 5 shows that </w:delText>
        </w:r>
      </w:del>
      <w:r>
        <w:t xml:space="preserve">the resulting variance </w:t>
      </w:r>
      <w:r>
        <w:rPr>
          <w:i/>
        </w:rPr>
        <w:t>δ</w:t>
      </w:r>
      <w:r>
        <w:rPr>
          <w:vertAlign w:val="superscript"/>
        </w:rPr>
        <w:t>2</w:t>
      </w:r>
      <w:r>
        <w:rPr>
          <w:i/>
        </w:rPr>
        <w:t xml:space="preserve">f </w:t>
      </w:r>
      <w:r>
        <w:t>for</w:t>
      </w:r>
      <w:r w:rsidR="00D45AD5">
        <w:t xml:space="preserve"> a</w:t>
      </w:r>
      <w:r>
        <w:t xml:space="preserve"> selected </w:t>
      </w:r>
      <w:del w:id="184" w:author="Author">
        <w:r>
          <w:delText>functions rise</w:delText>
        </w:r>
      </w:del>
      <w:ins w:id="185" w:author="Author">
        <w:r>
          <w:t>function rises</w:t>
        </w:r>
      </w:ins>
      <w:r>
        <w:t xml:space="preserve"> with </w:t>
      </w:r>
      <w:r>
        <w:rPr>
          <w:i/>
        </w:rPr>
        <w:t xml:space="preserve">N </w:t>
      </w:r>
      <w:r>
        <w:t>until</w:t>
      </w:r>
      <w:r w:rsidR="001233C6">
        <w:t xml:space="preserve"> </w:t>
      </w:r>
      <w:r>
        <w:t xml:space="preserve">reaching the corresponding stable </w:t>
      </w:r>
      <w:del w:id="186" w:author="Author">
        <w:r>
          <w:delText>values</w:delText>
        </w:r>
      </w:del>
      <w:ins w:id="187" w:author="Author">
        <w:r>
          <w:t>value</w:t>
        </w:r>
      </w:ins>
      <w:r w:rsidR="001D4D1C">
        <w:t xml:space="preserv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t xml:space="preserve"> when </w:t>
      </w:r>
      <w:r>
        <w:rPr>
          <w:i/>
        </w:rPr>
        <w:t xml:space="preserve">N </w:t>
      </w:r>
      <w:r>
        <w:t>≥ 50.</w:t>
      </w:r>
    </w:p>
    <w:p w14:paraId="5D1F40A8" w14:textId="0CC4A04A" w:rsidR="00F1214F" w:rsidRDefault="001233C6" w:rsidP="0047551C">
      <w:pPr>
        <w:pStyle w:val="ListParagraph"/>
      </w:pPr>
      <w:r>
        <w:t xml:space="preserve">When the </w:t>
      </w:r>
      <w:r w:rsidRPr="0047551C">
        <w:t>underlying</w:t>
      </w:r>
      <w:r>
        <w:t xml:space="preserve"> uncertainty distribution is Uniform, </w:t>
      </w:r>
      <w:r w:rsidRPr="0047551C">
        <w:rPr>
          <w:i/>
        </w:rPr>
        <w:t>κ</w:t>
      </w:r>
      <w:r w:rsidRPr="0047551C">
        <w:rPr>
          <w:i/>
          <w:vertAlign w:val="subscript"/>
        </w:rPr>
        <w:t xml:space="preserve">s </w:t>
      </w:r>
      <w:r>
        <w:t xml:space="preserve">= </w:t>
      </w:r>
      <m:oMath>
        <m:rad>
          <m:radPr>
            <m:degHide m:val="1"/>
            <m:ctrlPr>
              <w:rPr>
                <w:rFonts w:ascii="Cambria Math" w:hAnsi="Cambria Math"/>
              </w:rPr>
            </m:ctrlPr>
          </m:radPr>
          <m:deg/>
          <m:e>
            <m:r>
              <w:rPr>
                <w:rFonts w:ascii="Cambria Math" w:hAnsi="Cambria Math"/>
              </w:rPr>
              <m:t>3</m:t>
            </m:r>
          </m:e>
        </m:rad>
      </m:oMath>
      <w:r>
        <w:t>. Figure 6 shows the same trend</w:t>
      </w:r>
      <w:del w:id="188" w:author="Author">
        <w:r>
          <w:delText>,</w:delText>
        </w:r>
      </w:del>
      <w:ins w:id="189" w:author="Author">
        <w:r w:rsidR="00AF42D3">
          <w:t>;</w:t>
        </w:r>
      </w:ins>
      <w:r w:rsidR="00AF42D3">
        <w:t xml:space="preserve"> </w:t>
      </w:r>
      <w:r>
        <w:t>however</w:t>
      </w:r>
      <w:ins w:id="190" w:author="Author">
        <w:r w:rsidR="00AF42D3">
          <w:t>,</w:t>
        </w:r>
      </w:ins>
      <w:r>
        <w:t xml:space="preserve"> the stable variances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rsidRPr="0047551C">
        <w:rPr>
          <w:i/>
        </w:rPr>
        <w:t xml:space="preserve"> </w:t>
      </w:r>
      <w:r>
        <w:t xml:space="preserve">are reached only when </w:t>
      </w:r>
      <w:r w:rsidRPr="0047551C">
        <w:rPr>
          <w:i/>
        </w:rPr>
        <w:t xml:space="preserve">N </w:t>
      </w:r>
      <w:r>
        <w:t>≥ 10</w:t>
      </w:r>
      <w:r w:rsidRPr="0047551C">
        <w:rPr>
          <w:vertAlign w:val="superscript"/>
        </w:rPr>
        <w:t>4</w:t>
      </w:r>
      <w:r>
        <w:t>.</w:t>
      </w:r>
    </w:p>
    <w:p w14:paraId="70521273" w14:textId="279A3810" w:rsidR="00DB46AA" w:rsidRDefault="00DB46AA" w:rsidP="009751D7">
      <w:r>
        <w:t xml:space="preserve">The trends </w:t>
      </w:r>
      <w:del w:id="191" w:author="Author">
        <w:r>
          <w:delText>of</w:delText>
        </w:r>
      </w:del>
      <w:ins w:id="192" w:author="Author">
        <w:r w:rsidR="00D45AD5">
          <w:t>in the</w:t>
        </w:r>
      </w:ins>
      <w:r w:rsidR="00D45AD5">
        <w:t xml:space="preserve"> </w:t>
      </w:r>
      <w:r>
        <w:t xml:space="preserve">uncertainty biases </w:t>
      </w:r>
      <m:oMath>
        <m:acc>
          <m:accPr>
            <m:chr m:val="̅"/>
            <m:ctrlPr>
              <w:rPr>
                <w:rFonts w:ascii="Cambria Math" w:hAnsi="Cambria Math"/>
                <w:i/>
              </w:rPr>
            </m:ctrlPr>
          </m:accPr>
          <m:e>
            <m:r>
              <w:rPr>
                <w:rFonts w:ascii="Cambria Math" w:hAnsi="Cambria Math"/>
              </w:rPr>
              <m:t>f</m:t>
            </m:r>
          </m:e>
        </m:acc>
        <m:r>
          <w:rPr>
            <w:rFonts w:ascii="Cambria Math" w:hAnsi="Cambria Math"/>
          </w:rPr>
          <m:t xml:space="preserve"> - f</m:t>
        </m:r>
      </m:oMath>
      <w:r>
        <w:t xml:space="preserve"> versus sample count </w:t>
      </w:r>
      <w:r>
        <w:rPr>
          <w:i/>
        </w:rPr>
        <w:t xml:space="preserve">N </w:t>
      </w:r>
      <w:r>
        <w:t>are exactly</w:t>
      </w:r>
      <w:ins w:id="193" w:author="Author">
        <w:r>
          <w:t xml:space="preserve"> </w:t>
        </w:r>
        <w:r w:rsidR="00D45AD5">
          <w:t>the same</w:t>
        </w:r>
      </w:ins>
      <w:r w:rsidR="00D45AD5">
        <w:t xml:space="preserve"> </w:t>
      </w:r>
      <w:r>
        <w:t xml:space="preserve">as those in Figure 5 and 6, except that </w:t>
      </w:r>
      <m:oMath>
        <m:r>
          <w:rPr>
            <w:rFonts w:ascii="Cambria Math" w:hAnsi="Cambria Math"/>
          </w:rPr>
          <m:t>x - x = 0.</m:t>
        </m:r>
      </m:oMath>
      <w:r w:rsidR="00AC66F2">
        <w:t xml:space="preserve"> This similarity is expected because the first-order approximation in both </w:t>
      </w:r>
      <w:del w:id="194" w:author="Author">
        <w:r w:rsidR="00AC66F2">
          <w:delText>Formula</w:delText>
        </w:r>
      </w:del>
      <w:ins w:id="195" w:author="Author">
        <w:r w:rsidR="00AC66F2">
          <w:t>Formula</w:t>
        </w:r>
        <w:r w:rsidR="00D45AD5">
          <w:t>s</w:t>
        </w:r>
      </w:ins>
      <w:r w:rsidR="00AC66F2">
        <w:t xml:space="preserve"> (2.5) and </w:t>
      </w:r>
      <w:del w:id="196" w:author="Author">
        <w:r w:rsidR="00AC66F2">
          <w:delText xml:space="preserve">Formula </w:delText>
        </w:r>
      </w:del>
      <w:r w:rsidR="00AC66F2">
        <w:t xml:space="preserve">(2.6) </w:t>
      </w:r>
      <w:del w:id="197" w:author="Author">
        <w:r w:rsidR="00AC66F2">
          <w:delText>contains</w:delText>
        </w:r>
      </w:del>
      <w:ins w:id="198" w:author="Author">
        <w:r w:rsidR="00AC66F2">
          <w:t>contain</w:t>
        </w:r>
      </w:ins>
      <w:r w:rsidR="00D45AD5">
        <w:t xml:space="preserve"> </w:t>
      </w:r>
      <w:r w:rsidR="00AC66F2">
        <w:rPr>
          <w:i/>
        </w:rPr>
        <w:t>σ</w:t>
      </w:r>
      <w:r w:rsidR="00AC66F2">
        <w:rPr>
          <w:vertAlign w:val="superscript"/>
        </w:rPr>
        <w:t>2</w:t>
      </w:r>
      <w:r w:rsidR="00AC66F2">
        <w:rPr>
          <w:i/>
        </w:rPr>
        <w:t>ζ</w:t>
      </w:r>
      <w:r w:rsidR="00AC66F2">
        <w:t>(2</w:t>
      </w:r>
      <w:r w:rsidR="00AC66F2">
        <w:rPr>
          <w:i/>
        </w:rPr>
        <w:t>,κ</w:t>
      </w:r>
      <w:r w:rsidR="00AC66F2">
        <w:t>).</w:t>
      </w:r>
    </w:p>
    <w:p w14:paraId="0FCAC6BC" w14:textId="5A7D0975" w:rsidR="00F1214F" w:rsidRDefault="00BE2C0C" w:rsidP="009751D7">
      <w:r>
        <w:lastRenderedPageBreak/>
        <w:t xml:space="preserve">In both </w:t>
      </w:r>
      <w:del w:id="199" w:author="Author">
        <w:r>
          <w:delText>Figure</w:delText>
        </w:r>
      </w:del>
      <w:ins w:id="200" w:author="Author">
        <w:r>
          <w:t>Figure</w:t>
        </w:r>
        <w:r w:rsidR="00D45AD5">
          <w:t>s</w:t>
        </w:r>
      </w:ins>
      <w:r>
        <w:t xml:space="preserve"> 5 and 6, the bonding leakage </w:t>
      </w:r>
      <w:r>
        <w:rPr>
          <w:i/>
        </w:rPr>
        <w:t>ϵ</w:t>
      </w:r>
      <w:r>
        <w:t>(</w:t>
      </w:r>
      <w:r>
        <w:rPr>
          <w:i/>
        </w:rPr>
        <w:t>N</w:t>
      </w:r>
      <w:r>
        <w:t xml:space="preserve">) decreases as the sample count </w:t>
      </w:r>
      <w:r>
        <w:rPr>
          <w:i/>
        </w:rPr>
        <w:t xml:space="preserve">N </w:t>
      </w:r>
      <w:r>
        <w:t xml:space="preserve">increases. The stable resulting </w:t>
      </w:r>
      <w:del w:id="201" w:author="Author">
        <w:r>
          <w:delText>variances</w:delText>
        </w:r>
      </w:del>
      <w:ins w:id="202" w:author="Author">
        <w:r>
          <w:t>variance</w:t>
        </w:r>
      </w:ins>
      <w:r>
        <w:t xml:space="preserv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rPr>
          <w:i/>
        </w:rPr>
        <w:t xml:space="preserve"> </w:t>
      </w:r>
      <w:r w:rsidR="00D45AD5">
        <w:t xml:space="preserve">is </w:t>
      </w:r>
      <w:r>
        <w:t xml:space="preserve">reached only when </w:t>
      </w:r>
      <w:r>
        <w:rPr>
          <w:i/>
        </w:rPr>
        <w:t>ϵ</w:t>
      </w:r>
      <w:r>
        <w:t>(</w:t>
      </w:r>
      <w:r>
        <w:rPr>
          <w:i/>
        </w:rPr>
        <w:t>s,N</w:t>
      </w:r>
      <w:r>
        <w:t xml:space="preserve">) </w:t>
      </w:r>
      <w:r>
        <w:rPr>
          <w:i/>
        </w:rPr>
        <w:t xml:space="preserve">&lt; </w:t>
      </w:r>
      <w:r>
        <w:t>10</w:t>
      </w:r>
      <w:r>
        <w:rPr>
          <w:vertAlign w:val="superscript"/>
        </w:rPr>
        <w:t>−</w:t>
      </w:r>
      <w:r>
        <w:rPr>
          <w:vertAlign w:val="superscript"/>
        </w:rPr>
        <w:t>3</w:t>
      </w:r>
      <w:r>
        <w:t>. All functions approach their corresponding ideal variances</w:t>
      </w:r>
      <w:del w:id="203" w:author="Author">
        <w:r>
          <w:delText xml:space="preserve"> with exactly</w:delText>
        </w:r>
      </w:del>
      <w:ins w:id="204" w:author="Author">
        <w:r w:rsidR="004951D5">
          <w:t>, following</w:t>
        </w:r>
      </w:ins>
      <w:r w:rsidR="004951D5">
        <w:t xml:space="preserve"> the same</w:t>
      </w:r>
      <w:r>
        <w:t xml:space="preserve"> </w:t>
      </w:r>
      <w:del w:id="205" w:author="Author">
        <w:r>
          <w:delText>trend</w:delText>
        </w:r>
      </w:del>
      <w:ins w:id="206" w:author="Author">
        <w:r>
          <w:t>trend</w:t>
        </w:r>
        <w:r w:rsidR="004951D5">
          <w:t>s</w:t>
        </w:r>
      </w:ins>
      <w:r>
        <w:t xml:space="preserve"> in each figure. These observations suggest that bounding leakage is the reason for </w:t>
      </w:r>
      <w:r>
        <w:rPr>
          <w:i/>
        </w:rPr>
        <w:t>δ</w:t>
      </w:r>
      <w:r>
        <w:rPr>
          <w:vertAlign w:val="superscript"/>
        </w:rPr>
        <w:t>2</w:t>
      </w:r>
      <w:r>
        <w:rPr>
          <w:i/>
        </w:rPr>
        <w:t xml:space="preserve">f &lt;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rPr>
          <w:i/>
        </w:rPr>
        <w:t xml:space="preserve"> </w:t>
      </w:r>
      <w:r>
        <w:t xml:space="preserve">and it is justified to infer the confidential interval range </w:t>
      </w:r>
      <w:r>
        <w:rPr>
          <w:i/>
        </w:rPr>
        <w:t xml:space="preserve">κ </w:t>
      </w:r>
      <w:r>
        <w:t xml:space="preserve">from bounding leakage </w:t>
      </w:r>
      <w:r>
        <w:rPr>
          <w:i/>
        </w:rPr>
        <w:t>ϵ</w:t>
      </w:r>
      <w:r>
        <w:t>(</w:t>
      </w:r>
      <w:r>
        <w:rPr>
          <w:i/>
        </w:rPr>
        <w:t>N,κ</w:t>
      </w:r>
      <w:r>
        <w:t>).</w:t>
      </w:r>
    </w:p>
    <w:p w14:paraId="7136D291" w14:textId="503F26A4" w:rsidR="00F1214F" w:rsidRDefault="00D45AD5" w:rsidP="00041FF3">
      <w:del w:id="207" w:author="Author">
        <w:r>
          <w:delText>Define</w:delText>
        </w:r>
      </w:del>
      <w:ins w:id="208" w:author="Author">
        <w:r>
          <w:t>We define</w:t>
        </w:r>
      </w:ins>
      <w:r>
        <w:t xml:space="preserve"> the stable variance when the sample count </w:t>
      </w:r>
      <w:r>
        <w:rPr>
          <w:i/>
        </w:rPr>
        <w:t xml:space="preserve">N </w:t>
      </w:r>
      <w:r>
        <w:t xml:space="preserve">is sufficient large as the </w:t>
      </w:r>
      <w:r>
        <w:rPr>
          <w:i/>
        </w:rPr>
        <w:t xml:space="preserve">ideal variance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t xml:space="preserve">. The choice of </w:t>
      </w:r>
      <w:r>
        <w:rPr>
          <w:i/>
        </w:rPr>
        <w:t>κ</w:t>
      </w:r>
      <w:r>
        <w:rPr>
          <w:i/>
          <w:vertAlign w:val="subscript"/>
        </w:rPr>
        <w:t xml:space="preserve">s </w:t>
      </w:r>
      <w:r>
        <w:t xml:space="preserve">to calculate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rPr>
          <w:i/>
        </w:rPr>
        <w:t xml:space="preserve"> </w:t>
      </w:r>
      <w:r>
        <w:t xml:space="preserve">is defined as the ideal bounding range√ </w:t>
      </w:r>
      <w:r>
        <w:rPr>
          <w:i/>
        </w:rPr>
        <w:t>κ</w:t>
      </w:r>
      <w:r>
        <w:t xml:space="preserve">ˆ. For </w:t>
      </w:r>
      <w:ins w:id="209" w:author="Author">
        <w:r>
          <w:t xml:space="preserve">a </w:t>
        </w:r>
      </w:ins>
      <w:r>
        <w:t xml:space="preserve">Uniform distribution, </w:t>
      </w:r>
      <w:ins w:id="210" w:author="Author">
        <w:r>
          <w:t>ˆ</w:t>
        </w:r>
        <w:r>
          <w:rPr>
            <w:i/>
          </w:rPr>
          <w:t xml:space="preserve">κ </w:t>
        </w:r>
        <w:r>
          <w:t xml:space="preserve">= 3 </w:t>
        </w:r>
      </w:ins>
      <w:r>
        <w:t>by definition</w:t>
      </w:r>
      <w:del w:id="211" w:author="Author">
        <w:r>
          <w:delText xml:space="preserve"> ˆ</w:delText>
        </w:r>
        <w:r>
          <w:rPr>
            <w:i/>
          </w:rPr>
          <w:delText xml:space="preserve">κ </w:delText>
        </w:r>
        <w:r>
          <w:delText>= 3</w:delText>
        </w:r>
      </w:del>
      <w:r>
        <w:t>. When the input distribution is unbounded, the choice of ˆ</w:t>
      </w:r>
      <w:r>
        <w:rPr>
          <w:i/>
        </w:rPr>
        <w:t xml:space="preserve">κ </w:t>
      </w:r>
      <w:r>
        <w:t>is a trade-off: a larger ˆ</w:t>
      </w:r>
      <w:r>
        <w:rPr>
          <w:i/>
        </w:rPr>
        <w:t xml:space="preserve">κ </w:t>
      </w:r>
      <w:r>
        <w:t xml:space="preserve">means a smaller bounding leakage for the result but a narrower convergence range for the input. For </w:t>
      </w:r>
      <w:ins w:id="212" w:author="Author">
        <w:r>
          <w:t xml:space="preserve">a </w:t>
        </w:r>
      </w:ins>
      <w:r>
        <w:t>Gaussian distribution,</w:t>
      </w:r>
      <w:ins w:id="213" w:author="Author">
        <w:r>
          <w:t xml:space="preserve"> ˆ</w:t>
        </w:r>
        <w:r>
          <w:rPr>
            <w:i/>
          </w:rPr>
          <w:t xml:space="preserve">κ </w:t>
        </w:r>
        <w:r>
          <w:t>= 5</w:t>
        </w:r>
      </w:ins>
      <w:r>
        <w:t xml:space="preserve"> according to the 5-</w:t>
      </w:r>
      <w:r>
        <w:rPr>
          <w:i/>
        </w:rPr>
        <w:t xml:space="preserve">σ </w:t>
      </w:r>
      <w:r>
        <w:t>rule for determining the statistical significance of experimental result [1][2][4</w:t>
      </w:r>
      <w:del w:id="214" w:author="Author">
        <w:r>
          <w:delText>], ˆ</w:delText>
        </w:r>
        <w:r>
          <w:rPr>
            <w:i/>
          </w:rPr>
          <w:delText xml:space="preserve">κ </w:delText>
        </w:r>
        <w:r>
          <w:delText>= 5.</w:delText>
        </w:r>
      </w:del>
      <w:ins w:id="215" w:author="Author">
        <w:r>
          <w:t>].</w:t>
        </w:r>
      </w:ins>
    </w:p>
    <w:p w14:paraId="5F38EE53" w14:textId="0C1A6A2B" w:rsidR="00F1214F" w:rsidRDefault="00BE2C0C" w:rsidP="00567D33">
      <w:commentRangeStart w:id="216"/>
      <w:r>
        <w:t xml:space="preserve">When the sample count </w:t>
      </w:r>
      <w:r>
        <w:rPr>
          <w:i/>
        </w:rPr>
        <w:t xml:space="preserve">N </w:t>
      </w:r>
      <w:r>
        <w:t xml:space="preserve">is insufficient, </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rPr>
          <w:i/>
        </w:rPr>
        <w:t xml:space="preserve"> </w:t>
      </w:r>
      <w:r>
        <w:t>is calculated using ˆ</w:t>
      </w:r>
      <w:r>
        <w:rPr>
          <w:i/>
        </w:rPr>
        <w:t>κ</w:t>
      </w:r>
      <w:del w:id="217" w:author="Author">
        <w:r>
          <w:delText xml:space="preserve">, to assume that </w:delText>
        </w:r>
      </w:del>
      <w:ins w:id="218" w:author="Author">
        <w:r w:rsidR="00D45AD5">
          <w:t xml:space="preserve"> </w:t>
        </w:r>
        <w:r w:rsidR="004951D5">
          <w:t xml:space="preserve">, for which </w:t>
        </w:r>
      </w:ins>
      <w:r>
        <w:rPr>
          <w:i/>
        </w:rPr>
        <w:t xml:space="preserve">N </w:t>
      </w:r>
      <w:del w:id="219" w:author="Author">
        <w:r>
          <w:delText>is</w:delText>
        </w:r>
      </w:del>
      <w:ins w:id="220" w:author="Author">
        <w:r w:rsidR="004951D5">
          <w:t>will be</w:t>
        </w:r>
      </w:ins>
      <w:r>
        <w:t xml:space="preserve"> sufficient</w:t>
      </w:r>
      <w:commentRangeEnd w:id="216"/>
      <w:r w:rsidR="004951D5">
        <w:rPr>
          <w:rStyle w:val="CommentReference"/>
          <w:sz w:val="20"/>
          <w:szCs w:val="24"/>
        </w:rPr>
        <w:commentReference w:id="216"/>
      </w:r>
      <w:r>
        <w:t xml:space="preserve">. </w:t>
      </w:r>
      <w:r>
        <w:rPr>
          <w:i/>
        </w:rPr>
        <w:t>δ</w:t>
      </w:r>
      <w:r>
        <w:rPr>
          <w:vertAlign w:val="superscript"/>
        </w:rPr>
        <w:t>2</w:t>
      </w:r>
      <w:r>
        <w:rPr>
          <w:i/>
        </w:rPr>
        <w:t xml:space="preserve">f </w:t>
      </w:r>
      <w:r>
        <w:t xml:space="preserve">is calculated </w:t>
      </w:r>
      <w:del w:id="221" w:author="Author">
        <w:r>
          <w:delText>with</w:delText>
        </w:r>
      </w:del>
      <w:ins w:id="222" w:author="Author">
        <w:r w:rsidR="004951D5">
          <w:t>using</w:t>
        </w:r>
      </w:ins>
      <w:r w:rsidR="004951D5">
        <w:t xml:space="preserve"> </w:t>
      </w:r>
      <w:r>
        <w:t>the actual</w:t>
      </w:r>
      <w:r w:rsidR="004951D5">
        <w:t xml:space="preserve"> </w:t>
      </w:r>
      <w:ins w:id="223" w:author="Author">
        <w:r w:rsidR="004951D5">
          <w:t>value of</w:t>
        </w:r>
        <w:r>
          <w:t xml:space="preserve"> </w:t>
        </w:r>
      </w:ins>
      <w:r>
        <w:rPr>
          <w:i/>
        </w:rPr>
        <w:t>N</w:t>
      </w:r>
      <w:r>
        <w:t xml:space="preserve">. </w:t>
      </w:r>
      <w:del w:id="224" w:author="Author">
        <w:r>
          <w:delText>Define</w:delText>
        </w:r>
      </w:del>
      <w:ins w:id="225" w:author="Author">
        <w:r w:rsidR="004951D5">
          <w:t>We d</w:t>
        </w:r>
        <w:r>
          <w:t>efine</w:t>
        </w:r>
      </w:ins>
      <w:r>
        <w:t xml:space="preserve"> the </w:t>
      </w:r>
      <w:r>
        <w:rPr>
          <w:i/>
        </w:rPr>
        <w:t xml:space="preserve">ideal ratio </w:t>
      </w:r>
      <w:r>
        <w:t xml:space="preserve">as </w:t>
      </w:r>
      <w:r>
        <w:rPr>
          <w:i/>
        </w:rPr>
        <w:t xml:space="preserve">α </w:t>
      </w:r>
      <w:r>
        <w:t xml:space="preserve">≡ </w:t>
      </w:r>
      <w:r>
        <w:rPr>
          <w:i/>
        </w:rPr>
        <w:t>δ</w:t>
      </w:r>
      <w:r>
        <w:rPr>
          <w:vertAlign w:val="superscript"/>
        </w:rPr>
        <w:t>2</w:t>
      </w:r>
      <w:r>
        <w:rPr>
          <w:i/>
        </w:rPr>
        <w:t>f/</w:t>
      </w:r>
      <m:oMath>
        <m:acc>
          <m:accPr>
            <m:ctrlPr>
              <w:rPr>
                <w:rFonts w:ascii="Cambria Math" w:hAnsi="Cambria Math"/>
                <w:i/>
              </w:rPr>
            </m:ctrlPr>
          </m:accPr>
          <m:e>
            <m:sSup>
              <m:sSupPr>
                <m:ctrlPr>
                  <w:rPr>
                    <w:rFonts w:ascii="Cambria Math" w:hAnsi="Cambria Math"/>
                    <w:i/>
                  </w:rPr>
                </m:ctrlPr>
              </m:sSupPr>
              <m:e>
                <m:r>
                  <w:rPr>
                    <w:rFonts w:ascii="Cambria Math" w:hAnsi="Cambria Math"/>
                  </w:rPr>
                  <m:t>δ</m:t>
                </m:r>
              </m:e>
              <m:sup>
                <m:r>
                  <w:rPr>
                    <w:rFonts w:ascii="Cambria Math" w:hAnsi="Cambria Math"/>
                  </w:rPr>
                  <m:t>2</m:t>
                </m:r>
              </m:sup>
            </m:sSup>
          </m:e>
        </m:acc>
        <m:r>
          <w:rPr>
            <w:rFonts w:ascii="Cambria Math" w:hAnsi="Cambria Math"/>
          </w:rPr>
          <m:t>f</m:t>
        </m:r>
      </m:oMath>
      <w:r>
        <w:t xml:space="preserve">, which is 0 when </w:t>
      </w:r>
      <w:r>
        <w:rPr>
          <w:i/>
        </w:rPr>
        <w:t xml:space="preserve">N </w:t>
      </w:r>
      <w:r>
        <w:t>= 1 and</w:t>
      </w:r>
      <w:del w:id="226" w:author="Author">
        <w:r>
          <w:delText xml:space="preserve"> is</w:delText>
        </w:r>
      </w:del>
      <w:r>
        <w:t xml:space="preserve"> 1 when </w:t>
      </w:r>
      <w:r>
        <w:rPr>
          <w:i/>
        </w:rPr>
        <w:t xml:space="preserve">N </w:t>
      </w:r>
      <w:r>
        <w:t xml:space="preserve">is sufficiently large. The ideal ratio </w:t>
      </w:r>
      <w:r>
        <w:rPr>
          <w:i/>
        </w:rPr>
        <w:t xml:space="preserve">α </w:t>
      </w:r>
      <w:r>
        <w:t xml:space="preserve">quantifies the reliability of </w:t>
      </w:r>
      <w:r>
        <w:rPr>
          <w:i/>
        </w:rPr>
        <w:t>δ</w:t>
      </w:r>
      <w:r>
        <w:rPr>
          <w:sz w:val="28"/>
          <w:vertAlign w:val="subscript"/>
        </w:rPr>
        <w:t>b</w:t>
      </w:r>
      <w:r>
        <w:rPr>
          <w:vertAlign w:val="superscript"/>
        </w:rPr>
        <w:t>2</w:t>
      </w:r>
      <w:r>
        <w:rPr>
          <w:i/>
        </w:rPr>
        <w:t xml:space="preserve">f </w:t>
      </w:r>
      <w:r>
        <w:t>from the underlying distributions and the corresponding sample counts of all inputs</w:t>
      </w:r>
      <w:del w:id="227" w:author="Author">
        <w:r>
          <w:delText>, with</w:delText>
        </w:r>
      </w:del>
      <w:ins w:id="228" w:author="Author">
        <w:r w:rsidR="004951D5">
          <w:t>.</w:t>
        </w:r>
      </w:ins>
      <w:r>
        <w:t xml:space="preserve"> Formula (2.29) </w:t>
      </w:r>
      <w:del w:id="229" w:author="Author">
        <w:r>
          <w:delText>as</w:delText>
        </w:r>
      </w:del>
      <w:ins w:id="230" w:author="Author">
        <w:r w:rsidR="004951D5">
          <w:t>provides</w:t>
        </w:r>
      </w:ins>
      <w:r w:rsidR="004951D5">
        <w:t xml:space="preserve"> an </w:t>
      </w:r>
      <w:r>
        <w:t>example</w:t>
      </w:r>
      <w:ins w:id="231" w:author="Author">
        <w:r>
          <w:t xml:space="preserve"> </w:t>
        </w:r>
        <w:r w:rsidR="004951D5">
          <w:t>of the case</w:t>
        </w:r>
      </w:ins>
      <w:r w:rsidR="004951D5">
        <w:t xml:space="preserve"> for </w:t>
      </w:r>
      <w:r>
        <w:rPr>
          <w:i/>
        </w:rPr>
        <w:t>α</w:t>
      </w:r>
      <w:r>
        <w:t>(</w:t>
      </w:r>
      <w:r>
        <w:rPr>
          <w:i/>
        </w:rPr>
        <w:t xml:space="preserve">x </w:t>
      </w:r>
      <w:r>
        <w:t xml:space="preserve">± </w:t>
      </w:r>
      <w:r>
        <w:rPr>
          <w:i/>
        </w:rPr>
        <w:t>y</w:t>
      </w:r>
      <w:r>
        <w:t>).</w:t>
      </w:r>
    </w:p>
    <w:p w14:paraId="261BC47D" w14:textId="77777777" w:rsidR="00F1214F" w:rsidRDefault="00BE2C0C">
      <w:pPr>
        <w:pStyle w:val="Heading2"/>
        <w:spacing w:after="107"/>
        <w:ind w:left="598" w:hanging="613"/>
      </w:pPr>
      <w:r>
        <w:t>Dependency Tracing</w:t>
      </w:r>
    </w:p>
    <w:p w14:paraId="4B5FA2BE" w14:textId="37BE2957" w:rsidR="00F1214F" w:rsidRPr="00490992" w:rsidRDefault="00BE2C0C" w:rsidP="00BB70AC">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g</m:t>
            </m:r>
          </m:e>
        </m:d>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2</m:t>
            </m:r>
          </m:sup>
        </m:sSup>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δ</m:t>
            </m:r>
          </m:e>
          <m:sup>
            <m:r>
              <m:rPr>
                <m:sty m:val="p"/>
              </m:rPr>
              <w:rPr>
                <w:rFonts w:ascii="Cambria Math" w:hAnsi="Cambria Math"/>
              </w:rPr>
              <m:t>2</m:t>
            </m:r>
          </m:sup>
        </m:sSup>
        <m:r>
          <w:rPr>
            <w:rFonts w:ascii="Cambria Math" w:hAnsi="Cambria Math"/>
          </w:rPr>
          <m:t>g</m:t>
        </m:r>
        <m:r>
          <m:rPr>
            <m:sty m:val="p"/>
          </m:rPr>
          <w:rPr>
            <w:rFonts w:ascii="Cambria Math" w:hAnsi="Cambria Math"/>
          </w:rPr>
          <m:t>+2</m:t>
        </m:r>
        <m:d>
          <m:dPr>
            <m:ctrlPr>
              <w:rPr>
                <w:rFonts w:ascii="Cambria Math" w:hAnsi="Cambria Math"/>
              </w:rPr>
            </m:ctrlPr>
          </m:dPr>
          <m:e>
            <m:bar>
              <m:barPr>
                <m:pos m:val="top"/>
                <m:ctrlPr>
                  <w:rPr>
                    <w:rFonts w:ascii="Cambria Math" w:hAnsi="Cambria Math"/>
                  </w:rPr>
                </m:ctrlPr>
              </m:barPr>
              <m:e>
                <m:r>
                  <w:rPr>
                    <w:rFonts w:ascii="Cambria Math" w:hAnsi="Cambria Math"/>
                  </w:rPr>
                  <m:t>fg</m:t>
                </m:r>
              </m:e>
            </m:bar>
            <m:r>
              <m:rPr>
                <m:sty m:val="p"/>
              </m:rPr>
              <w:rPr>
                <w:rFonts w:ascii="Cambria Math" w:hAnsi="Cambria Math"/>
              </w:rPr>
              <m:t>-</m:t>
            </m:r>
            <m:bar>
              <m:barPr>
                <m:pos m:val="top"/>
                <m:ctrlPr>
                  <w:rPr>
                    <w:rFonts w:ascii="Cambria Math" w:hAnsi="Cambria Math"/>
                  </w:rPr>
                </m:ctrlPr>
              </m:barPr>
              <m:e>
                <m:r>
                  <w:rPr>
                    <w:rFonts w:ascii="Cambria Math" w:hAnsi="Cambria Math"/>
                  </w:rPr>
                  <m:t>f</m:t>
                </m:r>
                <m:bar>
                  <m:barPr>
                    <m:pos m:val="top"/>
                    <m:ctrlPr>
                      <w:rPr>
                        <w:rFonts w:ascii="Cambria Math" w:hAnsi="Cambria Math"/>
                      </w:rPr>
                    </m:ctrlPr>
                  </m:barPr>
                  <m:e>
                    <m:r>
                      <w:rPr>
                        <w:rFonts w:ascii="Cambria Math" w:hAnsi="Cambria Math"/>
                      </w:rPr>
                      <m:t>g</m:t>
                    </m:r>
                  </m:e>
                </m:bar>
              </m:e>
            </m:bar>
          </m:e>
        </m:d>
      </m:oMath>
      <w:r w:rsidR="00490992">
        <w:t>;</w:t>
      </w:r>
      <w:r w:rsidR="00490992">
        <w:tab/>
      </w:r>
      <w:r w:rsidR="00490992">
        <w:tab/>
      </w:r>
      <w:r w:rsidR="00490992">
        <w:tab/>
      </w:r>
      <w:r w:rsidR="00490992">
        <w:tab/>
        <w:t>(2.30)</w:t>
      </w:r>
    </w:p>
    <w:p w14:paraId="43ADB934" w14:textId="3CE33AD0" w:rsidR="00F1214F" w:rsidRPr="003972E0" w:rsidRDefault="00BE2C0C" w:rsidP="00BB70AC">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d>
          <m:dPr>
            <m:ctrlPr>
              <w:rPr>
                <w:rFonts w:ascii="Cambria Math" w:hAnsi="Cambria Math"/>
              </w:rPr>
            </m:ctrlPr>
          </m:dPr>
          <m:e>
            <m:r>
              <w:rPr>
                <w:rFonts w:ascii="Cambria Math" w:hAnsi="Cambria Math"/>
              </w:rPr>
              <m:t>fg</m:t>
            </m:r>
          </m:e>
        </m:d>
        <m:r>
          <m:rPr>
            <m:sty m:val="p"/>
          </m:rPr>
          <w:rPr>
            <w:rFonts w:ascii="Cambria Math" w:hAnsi="Cambria Math"/>
          </w:rPr>
          <m:t>=</m:t>
        </m:r>
        <m:bar>
          <m:barPr>
            <m:pos m:val="top"/>
            <m:ctrlPr>
              <w:rPr>
                <w:rFonts w:ascii="Cambria Math" w:hAnsi="Cambria Math"/>
              </w:rPr>
            </m:ctrlPr>
          </m:barPr>
          <m:e>
            <m:sSup>
              <m:sSupPr>
                <m:ctrlPr>
                  <w:rPr>
                    <w:rFonts w:ascii="Cambria Math" w:hAnsi="Cambria Math"/>
                  </w:rPr>
                </m:ctrlPr>
              </m:sSupPr>
              <m:e>
                <m:r>
                  <w:rPr>
                    <w:rFonts w:ascii="Cambria Math" w:hAnsi="Cambria Math"/>
                  </w:rPr>
                  <m:t>f</m:t>
                </m:r>
              </m:e>
              <m:sup>
                <m:r>
                  <m:rPr>
                    <m:sty m:val="p"/>
                  </m:rPr>
                  <w:rPr>
                    <w:rFonts w:ascii="Cambria Math" w:hAnsi="Cambria Math"/>
                  </w:rPr>
                  <m:t>2</m:t>
                </m:r>
              </m:sup>
            </m:sSup>
            <m:sSup>
              <m:sSupPr>
                <m:ctrlPr>
                  <w:rPr>
                    <w:rFonts w:ascii="Cambria Math" w:hAnsi="Cambria Math"/>
                  </w:rPr>
                </m:ctrlPr>
              </m:sSupPr>
              <m:e>
                <m:r>
                  <w:rPr>
                    <w:rFonts w:ascii="Cambria Math" w:hAnsi="Cambria Math"/>
                  </w:rPr>
                  <m:t>g</m:t>
                </m:r>
              </m:e>
              <m:sup>
                <m:r>
                  <m:rPr>
                    <m:sty m:val="p"/>
                  </m:rPr>
                  <w:rPr>
                    <w:rFonts w:ascii="Cambria Math" w:hAnsi="Cambria Math"/>
                  </w:rPr>
                  <m:t>2</m:t>
                </m:r>
              </m:sup>
            </m:sSup>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fg</m:t>
                </m:r>
              </m:e>
            </m:bar>
          </m:e>
          <m:sup>
            <m:r>
              <m:rPr>
                <m:sty m:val="p"/>
              </m:rPr>
              <w:rPr>
                <w:rFonts w:ascii="Cambria Math" w:hAnsi="Cambria Math"/>
              </w:rPr>
              <m:t>2</m:t>
            </m:r>
          </m:sup>
        </m:sSup>
      </m:oMath>
      <w:r w:rsidR="003972E0">
        <w:t>;</w:t>
      </w:r>
      <w:r w:rsidR="00C126D1">
        <w:tab/>
      </w:r>
      <w:r w:rsidR="00C126D1">
        <w:tab/>
      </w:r>
      <w:r w:rsidR="00C126D1">
        <w:tab/>
      </w:r>
      <w:r w:rsidR="00C126D1">
        <w:tab/>
      </w:r>
      <w:r w:rsidR="00C126D1">
        <w:tab/>
      </w:r>
      <w:r w:rsidR="00C126D1">
        <w:tab/>
      </w:r>
      <w:r w:rsidR="003972E0">
        <w:t>(2.31)</w:t>
      </w:r>
    </w:p>
    <w:p w14:paraId="7AA6E989" w14:textId="08667454" w:rsidR="00F1214F" w:rsidRPr="00BB70AC" w:rsidRDefault="00BE2C0C" w:rsidP="00BB70AC">
      <w:pPr>
        <w:rPr>
          <w:rFonts w:ascii="Calibri" w:hAnsi="Calibri"/>
        </w:rPr>
      </w:pPr>
      <w:r>
        <w:rPr>
          <w:rFonts w:ascii="Calibri" w:hAnsi="Calibri"/>
        </w:rPr>
        <w:tab/>
      </w:r>
      <m:oMath>
        <m:sSup>
          <m:sSupPr>
            <m:ctrlPr>
              <w:rPr>
                <w:rFonts w:ascii="Cambria Math" w:hAnsi="Cambria Math"/>
              </w:rPr>
            </m:ctrlPr>
          </m:sSupPr>
          <m:e>
            <m:r>
              <w:rPr>
                <w:rFonts w:ascii="Cambria Math" w:hAnsi="Cambria Math"/>
              </w:rPr>
              <m:t>δ</m:t>
            </m:r>
          </m:e>
          <m:sup>
            <m:r>
              <m:rPr>
                <m:sty m:val="p"/>
              </m:rP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g</m:t>
            </m:r>
          </m:e>
        </m:d>
        <m:r>
          <m:rPr>
            <m:sty m:val="p"/>
          </m:rPr>
          <w:rPr>
            <w:rFonts w:ascii="Cambria Math" w:hAnsi="Cambria Math"/>
          </w:rPr>
          <m:t>=</m:t>
        </m:r>
        <m:bar>
          <m:barPr>
            <m:pos m:val="top"/>
            <m:ctrlPr>
              <w:rPr>
                <w:rFonts w:ascii="Cambria Math" w:hAnsi="Cambria Math"/>
              </w:rPr>
            </m:ctrlPr>
          </m:barPr>
          <m:e>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g</m:t>
                    </m:r>
                  </m:e>
                </m:d>
              </m:e>
              <m:sup>
                <m:r>
                  <m:rPr>
                    <m:sty m:val="p"/>
                  </m:rPr>
                  <w:rPr>
                    <w:rFonts w:ascii="Cambria Math" w:hAnsi="Cambria Math"/>
                  </w:rPr>
                  <m:t>2</m:t>
                </m:r>
              </m:sup>
            </m:sSup>
          </m:e>
        </m:bar>
        <m:r>
          <m:rPr>
            <m:sty m:val="p"/>
          </m:rPr>
          <w:rPr>
            <w:rFonts w:ascii="Cambria Math" w:hAnsi="Cambria Math"/>
          </w:rPr>
          <m:t>-</m:t>
        </m:r>
        <m:sSup>
          <m:sSupPr>
            <m:ctrlPr>
              <w:rPr>
                <w:rFonts w:ascii="Cambria Math" w:hAnsi="Cambria Math"/>
              </w:rPr>
            </m:ctrlPr>
          </m:sSupPr>
          <m:e>
            <m:bar>
              <m:barPr>
                <m:pos m:val="top"/>
                <m:ctrlPr>
                  <w:rPr>
                    <w:rFonts w:ascii="Cambria Math" w:hAnsi="Cambria Math"/>
                  </w:rPr>
                </m:ctrlPr>
              </m:barPr>
              <m:e>
                <m:r>
                  <w:rPr>
                    <w:rFonts w:ascii="Cambria Math" w:hAnsi="Cambria Math"/>
                  </w:rPr>
                  <m:t>f</m:t>
                </m:r>
                <m:d>
                  <m:dPr>
                    <m:ctrlPr>
                      <w:rPr>
                        <w:rFonts w:ascii="Cambria Math" w:hAnsi="Cambria Math"/>
                      </w:rPr>
                    </m:ctrlPr>
                  </m:dPr>
                  <m:e>
                    <m:r>
                      <w:rPr>
                        <w:rFonts w:ascii="Cambria Math" w:hAnsi="Cambria Math"/>
                      </w:rPr>
                      <m:t>g</m:t>
                    </m:r>
                  </m:e>
                </m:d>
              </m:e>
            </m:bar>
          </m:e>
          <m:sup>
            <m:r>
              <m:rPr>
                <m:sty m:val="p"/>
              </m:rPr>
              <w:rPr>
                <w:rFonts w:ascii="Cambria Math" w:hAnsi="Cambria Math"/>
              </w:rPr>
              <m:t>2</m:t>
            </m:r>
          </m:sup>
        </m:sSup>
      </m:oMath>
      <w:r w:rsidR="00BB70AC">
        <w:rPr>
          <w:rFonts w:ascii="Calibri" w:hAnsi="Calibri"/>
        </w:rPr>
        <w:t>;</w:t>
      </w:r>
      <w:r>
        <w:tab/>
      </w:r>
      <w:r w:rsidR="00BB70AC">
        <w:tab/>
      </w:r>
      <w:r w:rsidR="00BB70AC">
        <w:tab/>
      </w:r>
      <w:r w:rsidR="00BB70AC">
        <w:tab/>
      </w:r>
      <w:r w:rsidR="00BB70AC">
        <w:tab/>
      </w:r>
      <w:r>
        <w:t>(2.32)</w:t>
      </w:r>
    </w:p>
    <w:p w14:paraId="705A3151" w14:textId="4E833F1C" w:rsidR="00F1214F" w:rsidRDefault="00BE2C0C" w:rsidP="00BB70AC">
      <w:r>
        <w:rPr>
          <w:rFonts w:ascii="Calibri" w:eastAsia="Calibri" w:hAnsi="Calibri" w:cs="Calibri"/>
          <w:sz w:val="22"/>
        </w:rPr>
        <w:tab/>
      </w:r>
      <w:r>
        <w:rPr>
          <w:noProof/>
        </w:rPr>
        <w:drawing>
          <wp:inline distT="0" distB="0" distL="0" distR="0" wp14:anchorId="7D38C1E2" wp14:editId="0572F2EA">
            <wp:extent cx="1048512" cy="140208"/>
            <wp:effectExtent l="0" t="0" r="0" b="0"/>
            <wp:docPr id="54435" name="Picture 54435"/>
            <wp:cNvGraphicFramePr/>
            <a:graphic xmlns:a="http://schemas.openxmlformats.org/drawingml/2006/main">
              <a:graphicData uri="http://schemas.openxmlformats.org/drawingml/2006/picture">
                <pic:pic xmlns:pic="http://schemas.openxmlformats.org/drawingml/2006/picture">
                  <pic:nvPicPr>
                    <pic:cNvPr id="54435" name="Picture 54435"/>
                    <pic:cNvPicPr/>
                  </pic:nvPicPr>
                  <pic:blipFill>
                    <a:blip r:embed="rId25"/>
                    <a:stretch>
                      <a:fillRect/>
                    </a:stretch>
                  </pic:blipFill>
                  <pic:spPr>
                    <a:xfrm>
                      <a:off x="0" y="0"/>
                      <a:ext cx="1048512" cy="140208"/>
                    </a:xfrm>
                    <a:prstGeom prst="rect">
                      <a:avLst/>
                    </a:prstGeom>
                  </pic:spPr>
                </pic:pic>
              </a:graphicData>
            </a:graphic>
          </wp:inline>
        </w:drawing>
      </w:r>
      <w:r>
        <w:t>;</w:t>
      </w:r>
      <w:r>
        <w:tab/>
      </w:r>
      <w:r w:rsidR="00BB70AC">
        <w:tab/>
      </w:r>
      <w:r w:rsidR="00BB70AC">
        <w:tab/>
      </w:r>
      <w:r w:rsidR="00BB70AC">
        <w:tab/>
      </w:r>
      <w:r w:rsidR="00BB70AC">
        <w:tab/>
      </w:r>
      <w:r w:rsidR="00BB70AC">
        <w:tab/>
      </w:r>
      <w:r>
        <w:t>(2.33)</w:t>
      </w:r>
    </w:p>
    <w:p w14:paraId="4F22D6B4" w14:textId="77777777" w:rsidR="00F1214F" w:rsidRDefault="00BE2C0C" w:rsidP="00B525F2">
      <w:r>
        <w:t xml:space="preserve">When all inputs satisfy the </w:t>
      </w:r>
      <w:r>
        <w:t>uncorrelated uncertainty assumption, statistical Taylor expansion traces dependencies through the intermediate steps. For example:</w:t>
      </w:r>
    </w:p>
    <w:p w14:paraId="06938EFC" w14:textId="77777777" w:rsidR="00F1214F" w:rsidRDefault="00BE2C0C" w:rsidP="00B525F2">
      <w:pPr>
        <w:pStyle w:val="ListParagraph"/>
      </w:pPr>
      <w:r>
        <w:t xml:space="preserve">Formula (2.30) expresses </w:t>
      </w:r>
      <w:r>
        <w:rPr>
          <w:i/>
        </w:rPr>
        <w:t>δ</w:t>
      </w:r>
      <w:r>
        <w:rPr>
          <w:vertAlign w:val="superscript"/>
        </w:rPr>
        <w:t>2</w:t>
      </w:r>
      <w:r>
        <w:t>(</w:t>
      </w:r>
      <w:r>
        <w:rPr>
          <w:i/>
        </w:rPr>
        <w:t xml:space="preserve">f </w:t>
      </w:r>
      <w:r>
        <w:t xml:space="preserve">+ </w:t>
      </w:r>
      <w:r>
        <w:rPr>
          <w:i/>
        </w:rPr>
        <w:t>g</w:t>
      </w:r>
      <w:r>
        <w:t xml:space="preserve">), whose dependency tracing is illustrated by </w:t>
      </w:r>
      <w:r>
        <w:rPr>
          <w:i/>
        </w:rPr>
        <w:t>δ</w:t>
      </w:r>
      <w:r>
        <w:rPr>
          <w:vertAlign w:val="superscript"/>
        </w:rPr>
        <w:t>2</w:t>
      </w:r>
      <w:r>
        <w:t>(</w:t>
      </w:r>
      <w:r>
        <w:rPr>
          <w:i/>
        </w:rPr>
        <w:t xml:space="preserve">f </w:t>
      </w:r>
      <w:r>
        <w:t>−</w:t>
      </w:r>
      <w:r>
        <w:t xml:space="preserve"> </w:t>
      </w:r>
      <w:r>
        <w:rPr>
          <w:i/>
        </w:rPr>
        <w:t>f</w:t>
      </w:r>
      <w:r>
        <w:t xml:space="preserve">) = 0, and </w:t>
      </w:r>
      <w:r>
        <w:rPr>
          <w:i/>
        </w:rPr>
        <w:t>δ</w:t>
      </w:r>
      <w:r>
        <w:rPr>
          <w:vertAlign w:val="superscript"/>
        </w:rPr>
        <w:t>2</w:t>
      </w:r>
      <w:r>
        <w:t>(</w:t>
      </w:r>
      <w:r>
        <w:rPr>
          <w:i/>
        </w:rPr>
        <w:t>f</w:t>
      </w:r>
      <w:r>
        <w:t>(</w:t>
      </w:r>
      <w:r>
        <w:rPr>
          <w:i/>
        </w:rPr>
        <w:t>x</w:t>
      </w:r>
      <w:r>
        <w:t xml:space="preserve">) + </w:t>
      </w:r>
      <w:r>
        <w:rPr>
          <w:i/>
        </w:rPr>
        <w:t>g</w:t>
      </w:r>
      <w:r>
        <w:t>(</w:t>
      </w:r>
      <w:r>
        <w:rPr>
          <w:i/>
        </w:rPr>
        <w:t>y</w:t>
      </w:r>
      <w:r>
        <w:t xml:space="preserve">)) = </w:t>
      </w:r>
      <w:r>
        <w:rPr>
          <w:i/>
        </w:rPr>
        <w:t>δ</w:t>
      </w:r>
      <w:r>
        <w:rPr>
          <w:vertAlign w:val="superscript"/>
        </w:rPr>
        <w:t>2</w:t>
      </w:r>
      <w:r>
        <w:rPr>
          <w:i/>
        </w:rPr>
        <w:t xml:space="preserve">f </w:t>
      </w:r>
      <w:r>
        <w:t xml:space="preserve">+ </w:t>
      </w:r>
      <w:r>
        <w:rPr>
          <w:i/>
        </w:rPr>
        <w:t>δ</w:t>
      </w:r>
      <w:r>
        <w:rPr>
          <w:vertAlign w:val="superscript"/>
        </w:rPr>
        <w:t>2</w:t>
      </w:r>
      <w:r>
        <w:rPr>
          <w:i/>
        </w:rPr>
        <w:t>g</w:t>
      </w:r>
      <w:r>
        <w:t>, with the latter corresponding to Formula (2.11).</w:t>
      </w:r>
    </w:p>
    <w:p w14:paraId="5534C3AB" w14:textId="45733352" w:rsidR="00F1214F" w:rsidRDefault="00BE2C0C" w:rsidP="00633A8C">
      <w:pPr>
        <w:pStyle w:val="ListParagraph"/>
      </w:pPr>
      <w:r>
        <w:t xml:space="preserve">Formula (2.31) expresses </w:t>
      </w:r>
      <w:r>
        <w:rPr>
          <w:i/>
        </w:rPr>
        <w:t>δ</w:t>
      </w:r>
      <w:r>
        <w:rPr>
          <w:vertAlign w:val="superscript"/>
        </w:rPr>
        <w:t>2</w:t>
      </w:r>
      <w:r>
        <w:t>(</w:t>
      </w:r>
      <w:r>
        <w:rPr>
          <w:i/>
        </w:rPr>
        <w:t>fg</w:t>
      </w:r>
      <w:r>
        <w:t xml:space="preserve">), illustrated by </w:t>
      </w:r>
      <w:r>
        <w:rPr>
          <w:i/>
        </w:rPr>
        <w:t>δ</w:t>
      </w:r>
      <w:r>
        <w:rPr>
          <w:vertAlign w:val="superscript"/>
        </w:rPr>
        <w:t>2</w:t>
      </w:r>
      <w:r>
        <w:t>(</w:t>
      </w:r>
      <w:r>
        <w:rPr>
          <w:i/>
        </w:rPr>
        <w:t>f/f</w:t>
      </w:r>
      <w:r>
        <w:t xml:space="preserve">) = 0, </w:t>
      </w:r>
      <w:r>
        <w:rPr>
          <w:i/>
        </w:rPr>
        <w:t>δ</w:t>
      </w:r>
      <w:r>
        <w:rPr>
          <w:vertAlign w:val="superscript"/>
        </w:rPr>
        <w:t>2</w:t>
      </w:r>
      <w:r>
        <w:t>(</w:t>
      </w:r>
      <w:r>
        <w:rPr>
          <w:i/>
        </w:rPr>
        <w:t>ff</w:t>
      </w:r>
      <w:r>
        <w:t xml:space="preserve">) = </w:t>
      </w:r>
      <w:r>
        <w:rPr>
          <w:i/>
        </w:rPr>
        <w:t>δ</w:t>
      </w:r>
      <w:r>
        <w:rPr>
          <w:vertAlign w:val="superscript"/>
        </w:rPr>
        <w:t>2</w:t>
      </w:r>
      <w:r>
        <w:rPr>
          <w:i/>
        </w:rPr>
        <w:t>f</w:t>
      </w:r>
      <w:r>
        <w:rPr>
          <w:vertAlign w:val="superscript"/>
        </w:rPr>
        <w:t>2</w:t>
      </w:r>
      <w:r>
        <w:t>, and</w:t>
      </w:r>
      <w:r w:rsidR="00B525F2">
        <w:t xml:space="preserve"> </w:t>
      </w:r>
      <w:r>
        <w:rPr>
          <w:i/>
        </w:rPr>
        <w:t>δ</w:t>
      </w:r>
      <w:r>
        <w:rPr>
          <w:vertAlign w:val="superscript"/>
        </w:rPr>
        <w:t>2</w:t>
      </w:r>
      <w:r>
        <w:t>(</w:t>
      </w:r>
      <w:r>
        <w:rPr>
          <w:i/>
        </w:rPr>
        <w:t>f</w:t>
      </w:r>
      <w:r>
        <w:t>(</w:t>
      </w:r>
      <w:r>
        <w:rPr>
          <w:i/>
        </w:rPr>
        <w:t>x</w:t>
      </w:r>
      <w:r>
        <w:t>)</w:t>
      </w:r>
      <w:r>
        <w:rPr>
          <w:i/>
        </w:rPr>
        <w:t>g</w:t>
      </w:r>
      <w:r>
        <w:t>(</w:t>
      </w:r>
      <w:r>
        <w:rPr>
          <w:i/>
        </w:rPr>
        <w:t>y</w:t>
      </w:r>
      <w:r>
        <w:t xml:space="preserve">)) = </w:t>
      </w:r>
      <w:r>
        <w:rPr>
          <w:i/>
        </w:rPr>
        <w:t>f</w:t>
      </w:r>
      <w:r>
        <w:rPr>
          <w:vertAlign w:val="superscript"/>
        </w:rPr>
        <w:t>2</w:t>
      </w:r>
      <w:r>
        <w:t>(</w:t>
      </w:r>
      <w:r>
        <w:rPr>
          <w:i/>
        </w:rPr>
        <w:t>δ</w:t>
      </w:r>
      <w:r>
        <w:rPr>
          <w:vertAlign w:val="superscript"/>
        </w:rPr>
        <w:t>2</w:t>
      </w:r>
      <w:r>
        <w:rPr>
          <w:i/>
        </w:rPr>
        <w:t>g</w:t>
      </w:r>
      <w:r>
        <w:t>)+(</w:t>
      </w:r>
      <w:r>
        <w:rPr>
          <w:i/>
        </w:rPr>
        <w:t>δ</w:t>
      </w:r>
      <w:r>
        <w:rPr>
          <w:vertAlign w:val="superscript"/>
        </w:rPr>
        <w:t>2</w:t>
      </w:r>
      <w:r>
        <w:rPr>
          <w:i/>
        </w:rPr>
        <w:t>f</w:t>
      </w:r>
      <w:r>
        <w:t>)</w:t>
      </w:r>
      <w:r>
        <w:rPr>
          <w:i/>
        </w:rPr>
        <w:t>g</w:t>
      </w:r>
      <w:r>
        <w:rPr>
          <w:vertAlign w:val="superscript"/>
        </w:rPr>
        <w:t xml:space="preserve">2 </w:t>
      </w:r>
      <w:r>
        <w:t>+(</w:t>
      </w:r>
      <w:r>
        <w:rPr>
          <w:i/>
        </w:rPr>
        <w:t>δ</w:t>
      </w:r>
      <w:r>
        <w:rPr>
          <w:vertAlign w:val="superscript"/>
        </w:rPr>
        <w:t>2</w:t>
      </w:r>
      <w:r>
        <w:rPr>
          <w:i/>
        </w:rPr>
        <w:t>f</w:t>
      </w:r>
      <w:r>
        <w:t>)(</w:t>
      </w:r>
      <w:r>
        <w:rPr>
          <w:i/>
        </w:rPr>
        <w:t>δ</w:t>
      </w:r>
      <w:r>
        <w:rPr>
          <w:vertAlign w:val="superscript"/>
        </w:rPr>
        <w:t>2</w:t>
      </w:r>
      <w:r>
        <w:rPr>
          <w:i/>
        </w:rPr>
        <w:t>g</w:t>
      </w:r>
      <w:r>
        <w:t>), with the latter corresponding to Formula (2.13).</w:t>
      </w:r>
    </w:p>
    <w:p w14:paraId="64435FCB" w14:textId="77777777" w:rsidR="00F1214F" w:rsidRDefault="00BE2C0C" w:rsidP="00633A8C">
      <w:pPr>
        <w:pStyle w:val="ListParagraph"/>
      </w:pPr>
      <w:r>
        <w:t xml:space="preserve">Formula (2.32) shows </w:t>
      </w:r>
      <w:r>
        <w:rPr>
          <w:i/>
        </w:rPr>
        <w:t>δ</w:t>
      </w:r>
      <w:r>
        <w:rPr>
          <w:vertAlign w:val="superscript"/>
        </w:rPr>
        <w:t>2</w:t>
      </w:r>
      <w:r>
        <w:rPr>
          <w:i/>
        </w:rPr>
        <w:t>f</w:t>
      </w:r>
      <w:r>
        <w:t>(</w:t>
      </w:r>
      <w:r>
        <w:rPr>
          <w:i/>
        </w:rPr>
        <w:t>g</w:t>
      </w:r>
      <w:r>
        <w:t>(</w:t>
      </w:r>
      <w:r>
        <w:rPr>
          <w:i/>
        </w:rPr>
        <w:t>x</w:t>
      </w:r>
      <w:r>
        <w:t xml:space="preserve">)), whose dependency tracing is demonstrated by </w:t>
      </w:r>
      <w:r>
        <w:rPr>
          <w:i/>
        </w:rPr>
        <w:t>δ</w:t>
      </w:r>
      <w:r>
        <w:rPr>
          <w:vertAlign w:val="superscript"/>
        </w:rPr>
        <w:t>2</w:t>
      </w:r>
      <w:r>
        <w:t>(</w:t>
      </w:r>
      <w:r>
        <w:rPr>
          <w:i/>
        </w:rPr>
        <w:t>f</w:t>
      </w:r>
      <w:r>
        <w:rPr>
          <w:vertAlign w:val="superscript"/>
        </w:rPr>
        <w:t>−</w:t>
      </w:r>
      <w:r>
        <w:rPr>
          <w:vertAlign w:val="superscript"/>
        </w:rPr>
        <w:t>1</w:t>
      </w:r>
      <w:r>
        <w:t>(</w:t>
      </w:r>
      <w:r>
        <w:rPr>
          <w:i/>
        </w:rPr>
        <w:t>f</w:t>
      </w:r>
      <w:r>
        <w:t>(</w:t>
      </w:r>
      <w:r>
        <w:rPr>
          <w:i/>
        </w:rPr>
        <w:t>x</w:t>
      </w:r>
      <w:r>
        <w:t>))) = (</w:t>
      </w:r>
      <w:r>
        <w:rPr>
          <w:i/>
        </w:rPr>
        <w:t>δx</w:t>
      </w:r>
      <w:r>
        <w:t>)</w:t>
      </w:r>
      <w:r>
        <w:rPr>
          <w:vertAlign w:val="superscript"/>
        </w:rPr>
        <w:t>2</w:t>
      </w:r>
      <w:r>
        <w:t>.</w:t>
      </w:r>
    </w:p>
    <w:p w14:paraId="07BEE570" w14:textId="77777777" w:rsidR="00F1214F" w:rsidRDefault="00BE2C0C" w:rsidP="00633A8C">
      <w:pPr>
        <w:pStyle w:val="ListParagraph"/>
      </w:pPr>
      <w:r>
        <w:t>Formula (2.33) gives the variance of the linear transformation of a function, which can be applied to Formula (2.30) and (2.31) for more general dependency tracing.</w:t>
      </w:r>
    </w:p>
    <w:p w14:paraId="4174A260" w14:textId="77777777" w:rsidR="00F1214F" w:rsidRDefault="00BE2C0C" w:rsidP="0073769A">
      <w:r>
        <w:t xml:space="preserve">Statistical Taylor expansion employs dependency tracing to ensure that the calculated mean and variance satisfy statistics rigorously. Dependency tracing also implies that the results of statistical Taylor expansion must remain path independent. However, dependency tracing comes at a cost: variance calculations are generally </w:t>
      </w:r>
      <w:r>
        <w:lastRenderedPageBreak/>
        <w:t>more complex than value calculations and exhibits a narrower convergence range for input variables.</w:t>
      </w:r>
    </w:p>
    <w:p w14:paraId="3286088E" w14:textId="77777777" w:rsidR="00F1214F" w:rsidRDefault="00BE2C0C">
      <w:pPr>
        <w:pStyle w:val="Heading2"/>
        <w:ind w:left="598" w:hanging="613"/>
      </w:pPr>
      <w:r>
        <w:t>Traditional Execution and Dependency Problem</w:t>
      </w:r>
    </w:p>
    <w:p w14:paraId="5B02F498" w14:textId="77777777" w:rsidR="00F1214F" w:rsidRDefault="00BE2C0C">
      <w:pPr>
        <w:ind w:left="-5" w:right="221"/>
      </w:pPr>
      <w:r>
        <w:t>Dependency tracing requires an analytic form of the function to apply statistical Taylor expansion for the result mean and variance, as in Formula (2.5), (2.6), (2.8), and (2.9). This requirement often conflicts with conventional numerical methods for analytic functions:</w:t>
      </w:r>
    </w:p>
    <w:p w14:paraId="1B6E503A" w14:textId="77777777" w:rsidR="00F1214F" w:rsidRDefault="00BE2C0C" w:rsidP="0073769A">
      <w:pPr>
        <w:pStyle w:val="ListParagraph"/>
      </w:pPr>
      <w:r>
        <w:t>Traditionally, intermediate variables are widely used in computations; however, this practice disrupts dependency tracing by obscuring the relationships among the original input variables.</w:t>
      </w:r>
    </w:p>
    <w:p w14:paraId="72086ED9" w14:textId="77777777" w:rsidR="00F1214F" w:rsidRDefault="00BE2C0C" w:rsidP="0073769A">
      <w:pPr>
        <w:pStyle w:val="ListParagraph"/>
      </w:pPr>
      <w:r>
        <w:t>Similarly, conditional executions are often employed to optimize performance and minimize rounding errors, for example, using Gaussian elimination to minimize floating-point rounding errors in matrix inversion [19]. For dependency tracing, such conditional executions should instead be replaced by direct matrix inversion as described in Section 7.</w:t>
      </w:r>
    </w:p>
    <w:p w14:paraId="48917A5C" w14:textId="77777777" w:rsidR="00F1214F" w:rsidRDefault="00BE2C0C" w:rsidP="0073769A">
      <w:pPr>
        <w:pStyle w:val="ListParagraph"/>
      </w:pPr>
      <w:r>
        <w:t>Furthermore, traditional approaches frequently apply approximations to result values during execution. Under the statistical Taylor expansion, Formula (2.6) shows that the variance converges more slowly than value in statistical Taylor expansion. Consequently, approximation strategies should prioritize variances than values. Section 7 illustrates this principle through a first-order approximation used in computing a matrix determinant.</w:t>
      </w:r>
    </w:p>
    <w:p w14:paraId="100FFB42" w14:textId="77777777" w:rsidR="00F1214F" w:rsidRDefault="00BE2C0C" w:rsidP="0073769A">
      <w:pPr>
        <w:pStyle w:val="ListParagraph"/>
      </w:pPr>
      <w:r>
        <w:t>Traditionally, results from mathematical library functions are accepted without scrutiny, with accuracy assumed down to the last digit. As demonstrated in Section 8, statistical Taylor expansion enables the detection of numerical errors within these functions and requires that they be recalculated with uncertainty explicitly incorporated into the output.</w:t>
      </w:r>
    </w:p>
    <w:p w14:paraId="5026D2AA" w14:textId="77777777" w:rsidR="00F1214F" w:rsidRDefault="00BE2C0C" w:rsidP="00763265">
      <w:pPr>
        <w:pStyle w:val="ListParagraph"/>
      </w:pPr>
      <w:r>
        <w:t xml:space="preserve">In conventional practice, an analytic expression is often decomposed into simpler, ostensibly and independent arithmetic operations such as negation, addition, multiplication, division, square root, and library calls. However, this decomposition introduces dependency problems. For example, if </w:t>
      </w:r>
      <w:r>
        <w:rPr>
          <w:i/>
        </w:rPr>
        <w:t>x</w:t>
      </w:r>
      <w:r>
        <w:rPr>
          <w:vertAlign w:val="superscript"/>
        </w:rPr>
        <w:t xml:space="preserve">2 </w:t>
      </w:r>
      <w:r>
        <w:t>−</w:t>
      </w:r>
      <w:r>
        <w:t xml:space="preserve"> </w:t>
      </w:r>
      <w:r>
        <w:rPr>
          <w:i/>
        </w:rPr>
        <w:t xml:space="preserve">x </w:t>
      </w:r>
      <w:r>
        <w:t xml:space="preserve">is calculated as </w:t>
      </w:r>
      <w:r>
        <w:rPr>
          <w:i/>
        </w:rPr>
        <w:t>x</w:t>
      </w:r>
      <w:r>
        <w:rPr>
          <w:vertAlign w:val="superscript"/>
        </w:rPr>
        <w:t xml:space="preserve">2 </w:t>
      </w:r>
      <w:r>
        <w:t>−</w:t>
      </w:r>
      <w:r>
        <w:t xml:space="preserve"> </w:t>
      </w:r>
      <w:r>
        <w:rPr>
          <w:i/>
        </w:rPr>
        <w:t>x</w:t>
      </w:r>
      <w:r>
        <w:t xml:space="preserve">, </w:t>
      </w:r>
      <w:r>
        <w:rPr>
          <w:i/>
        </w:rPr>
        <w:t>x</w:t>
      </w:r>
      <w:r>
        <w:t>(</w:t>
      </w:r>
      <w:r>
        <w:rPr>
          <w:i/>
        </w:rPr>
        <w:t xml:space="preserve">x </w:t>
      </w:r>
      <w:r>
        <w:t>−</w:t>
      </w:r>
      <w:r>
        <w:t xml:space="preserve"> 1), and </w:t>
      </w:r>
      <w:r>
        <w:rPr>
          <w:noProof/>
        </w:rPr>
        <w:drawing>
          <wp:inline distT="0" distB="0" distL="0" distR="0" wp14:anchorId="0BEE674F" wp14:editId="53FDF240">
            <wp:extent cx="630936" cy="143256"/>
            <wp:effectExtent l="0" t="0" r="0" b="0"/>
            <wp:docPr id="54436" name="Picture 54436"/>
            <wp:cNvGraphicFramePr/>
            <a:graphic xmlns:a="http://schemas.openxmlformats.org/drawingml/2006/main">
              <a:graphicData uri="http://schemas.openxmlformats.org/drawingml/2006/picture">
                <pic:pic xmlns:pic="http://schemas.openxmlformats.org/drawingml/2006/picture">
                  <pic:nvPicPr>
                    <pic:cNvPr id="54436" name="Picture 54436"/>
                    <pic:cNvPicPr/>
                  </pic:nvPicPr>
                  <pic:blipFill>
                    <a:blip r:embed="rId26"/>
                    <a:stretch>
                      <a:fillRect/>
                    </a:stretch>
                  </pic:blipFill>
                  <pic:spPr>
                    <a:xfrm>
                      <a:off x="0" y="0"/>
                      <a:ext cx="630936" cy="143256"/>
                    </a:xfrm>
                    <a:prstGeom prst="rect">
                      <a:avLst/>
                    </a:prstGeom>
                  </pic:spPr>
                </pic:pic>
              </a:graphicData>
            </a:graphic>
          </wp:inline>
        </w:drawing>
      </w:r>
      <w:r>
        <w:t>(, only (</w:t>
      </w:r>
      <w:r>
        <w:rPr>
          <w:noProof/>
        </w:rPr>
        <w:drawing>
          <wp:inline distT="0" distB="0" distL="0" distR="0" wp14:anchorId="50437610" wp14:editId="47152478">
            <wp:extent cx="630936" cy="143256"/>
            <wp:effectExtent l="0" t="0" r="0" b="0"/>
            <wp:docPr id="54437" name="Picture 54437"/>
            <wp:cNvGraphicFramePr/>
            <a:graphic xmlns:a="http://schemas.openxmlformats.org/drawingml/2006/main">
              <a:graphicData uri="http://schemas.openxmlformats.org/drawingml/2006/picture">
                <pic:pic xmlns:pic="http://schemas.openxmlformats.org/drawingml/2006/picture">
                  <pic:nvPicPr>
                    <pic:cNvPr id="54437" name="Picture 54437"/>
                    <pic:cNvPicPr/>
                  </pic:nvPicPr>
                  <pic:blipFill>
                    <a:blip r:embed="rId27"/>
                    <a:stretch>
                      <a:fillRect/>
                    </a:stretch>
                  </pic:blipFill>
                  <pic:spPr>
                    <a:xfrm>
                      <a:off x="0" y="0"/>
                      <a:ext cx="630936" cy="143256"/>
                    </a:xfrm>
                    <a:prstGeom prst="rect">
                      <a:avLst/>
                    </a:prstGeom>
                  </pic:spPr>
                </pic:pic>
              </a:graphicData>
            </a:graphic>
          </wp:inline>
        </w:drawing>
      </w:r>
      <w:r>
        <w:t xml:space="preserve"> gives the correct result, while the other two give wrong results for wrong independence assumptions between </w:t>
      </w:r>
      <w:r>
        <w:rPr>
          <w:i/>
        </w:rPr>
        <w:t>x</w:t>
      </w:r>
      <w:r>
        <w:rPr>
          <w:vertAlign w:val="superscript"/>
        </w:rPr>
        <w:t xml:space="preserve">2 </w:t>
      </w:r>
      <w:r w:rsidRPr="00763265">
        <w:t>and</w:t>
      </w:r>
      <w:r>
        <w:t xml:space="preserve"> </w:t>
      </w:r>
      <w:r>
        <w:rPr>
          <w:i/>
        </w:rPr>
        <w:t>x</w:t>
      </w:r>
      <w:r>
        <w:t xml:space="preserve">, or between </w:t>
      </w:r>
      <w:r>
        <w:rPr>
          <w:i/>
        </w:rPr>
        <w:t xml:space="preserve">x </w:t>
      </w:r>
      <w:r>
        <w:t>−</w:t>
      </w:r>
      <w:r>
        <w:t xml:space="preserve"> 1 and </w:t>
      </w:r>
      <w:r>
        <w:rPr>
          <w:i/>
        </w:rPr>
        <w:t>x</w:t>
      </w:r>
      <w:r>
        <w:t>, respectively.</w:t>
      </w:r>
    </w:p>
    <w:p w14:paraId="7C6CACBB" w14:textId="6C67A885" w:rsidR="00F1214F" w:rsidRDefault="00BE2C0C" w:rsidP="00763265">
      <w:pPr>
        <w:pStyle w:val="ListParagraph"/>
      </w:pPr>
      <w:r>
        <w:t xml:space="preserve">Similarly, large calculations are often divided into sequential steps, such as computing </w:t>
      </w:r>
      <w:r>
        <w:rPr>
          <w:i/>
        </w:rPr>
        <w:t>f</w:t>
      </w:r>
      <w:r>
        <w:t>(</w:t>
      </w:r>
      <w:r>
        <w:rPr>
          <w:i/>
        </w:rPr>
        <w:t>g</w:t>
      </w:r>
      <w:r>
        <w:t>(</w:t>
      </w:r>
      <w:r>
        <w:rPr>
          <w:i/>
        </w:rPr>
        <w:t>x</w:t>
      </w:r>
      <w:r>
        <w:t xml:space="preserve">)) as </w:t>
      </w:r>
      <w:r>
        <w:rPr>
          <w:i/>
        </w:rPr>
        <w:t>f</w:t>
      </w:r>
      <w:r>
        <w:t>(</w:t>
      </w:r>
      <w:r>
        <w:rPr>
          <w:i/>
        </w:rPr>
        <w:t>y</w:t>
      </w:r>
      <w:r>
        <w:t>)|</w:t>
      </w:r>
      <w:r>
        <w:rPr>
          <w:i/>
          <w:vertAlign w:val="subscript"/>
        </w:rPr>
        <w:t>y</w:t>
      </w:r>
      <w:r>
        <w:rPr>
          <w:vertAlign w:val="subscript"/>
        </w:rPr>
        <w:t>=</w:t>
      </w:r>
      <w:r>
        <w:rPr>
          <w:i/>
          <w:vertAlign w:val="subscript"/>
        </w:rPr>
        <w:t>g</w:t>
      </w:r>
      <w:r>
        <w:rPr>
          <w:vertAlign w:val="subscript"/>
        </w:rPr>
        <w:t>(</w:t>
      </w:r>
      <w:r>
        <w:rPr>
          <w:i/>
          <w:vertAlign w:val="subscript"/>
        </w:rPr>
        <w:t>x</w:t>
      </w:r>
      <w:r>
        <w:rPr>
          <w:vertAlign w:val="subscript"/>
        </w:rPr>
        <w:t>)</w:t>
      </w:r>
      <w:r>
        <w:t xml:space="preserve">. This approach also </w:t>
      </w:r>
      <w:del w:id="232" w:author="Author">
        <w:r>
          <w:delText>introduce</w:delText>
        </w:r>
      </w:del>
      <w:ins w:id="233" w:author="Author">
        <w:r w:rsidR="00157C18">
          <w:t>introduces</w:t>
        </w:r>
      </w:ins>
      <w:r>
        <w:t xml:space="preserve"> the dependency problem by ignoring dependency tracing within </w:t>
      </w:r>
      <w:r>
        <w:rPr>
          <w:i/>
        </w:rPr>
        <w:t>g</w:t>
      </w:r>
      <w:r>
        <w:t>(</w:t>
      </w:r>
      <w:r>
        <w:rPr>
          <w:i/>
        </w:rPr>
        <w:t>x</w:t>
      </w:r>
      <w:r>
        <w:t xml:space="preserve">) affecting </w:t>
      </w:r>
      <w:r>
        <w:rPr>
          <w:i/>
        </w:rPr>
        <w:t>f</w:t>
      </w:r>
      <w:r>
        <w:t>(</w:t>
      </w:r>
      <w:r>
        <w:rPr>
          <w:i/>
        </w:rPr>
        <w:t>g</w:t>
      </w:r>
      <w:r>
        <w:t>(</w:t>
      </w:r>
      <w:r>
        <w:rPr>
          <w:i/>
        </w:rPr>
        <w:t>x</w:t>
      </w:r>
      <w:r>
        <w:t>)), such as (</w:t>
      </w:r>
      <w:r>
        <w:rPr>
          <w:strike/>
        </w:rPr>
        <w:t>√</w:t>
      </w:r>
      <w:r>
        <w:rPr>
          <w:i/>
        </w:rPr>
        <w:t>x</w:t>
      </w:r>
      <w:r>
        <w:t>)</w:t>
      </w:r>
      <w:r>
        <w:rPr>
          <w:vertAlign w:val="superscript"/>
        </w:rPr>
        <w:t xml:space="preserve">2 </w:t>
      </w:r>
      <w:r>
        <w:rPr>
          <w:i/>
        </w:rPr>
        <w:t xml:space="preserve">&gt; </w:t>
      </w:r>
      <w:r>
        <w:rPr>
          <w:strike/>
        </w:rPr>
        <w:t>√</w:t>
      </w:r>
      <w:r>
        <w:rPr>
          <w:i/>
        </w:rPr>
        <w:t>x</w:t>
      </w:r>
      <w:r>
        <w:rPr>
          <w:vertAlign w:val="superscript"/>
        </w:rPr>
        <w:t xml:space="preserve">2 </w:t>
      </w:r>
      <w:r>
        <w:t xml:space="preserve">and </w:t>
      </w:r>
      <w:r>
        <w:rPr>
          <w:i/>
        </w:rPr>
        <w:t>δ</w:t>
      </w:r>
      <w:r>
        <w:rPr>
          <w:sz w:val="12"/>
        </w:rPr>
        <w:t>2</w:t>
      </w:r>
      <w:r>
        <w:t>(√</w:t>
      </w:r>
      <w:r>
        <w:rPr>
          <w:i/>
        </w:rPr>
        <w:t>x</w:t>
      </w:r>
      <w:r>
        <w:t>)</w:t>
      </w:r>
      <w:r>
        <w:rPr>
          <w:sz w:val="12"/>
        </w:rPr>
        <w:t xml:space="preserve">2 </w:t>
      </w:r>
      <w:r>
        <w:rPr>
          <w:i/>
        </w:rPr>
        <w:t>&gt; δ</w:t>
      </w:r>
      <w:r>
        <w:rPr>
          <w:sz w:val="12"/>
        </w:rPr>
        <w:t>2</w:t>
      </w:r>
      <w:r>
        <w:t>√</w:t>
      </w:r>
      <w:r>
        <w:rPr>
          <w:i/>
        </w:rPr>
        <w:t>x</w:t>
      </w:r>
      <w:r>
        <w:rPr>
          <w:sz w:val="12"/>
        </w:rPr>
        <w:t>2</w:t>
      </w:r>
      <w:r>
        <w:t>.</w:t>
      </w:r>
    </w:p>
    <w:p w14:paraId="702B6E21" w14:textId="77777777" w:rsidR="00F1214F" w:rsidRDefault="00BE2C0C">
      <w:pPr>
        <w:spacing w:after="463"/>
        <w:ind w:left="-5" w:right="221"/>
      </w:pPr>
      <w:r>
        <w:t>Dependency tracing therefore removes nearly all flexibility from traditional numerical executions, effectively eliminating the associated dependency problems. Consequently, all conventional numerical algorithms must be reevaluated or redesigned to align with the principles of statistical Taylor expansion.</w:t>
      </w:r>
    </w:p>
    <w:p w14:paraId="4D2CCCEB" w14:textId="77777777" w:rsidR="00F1214F" w:rsidRDefault="00BE2C0C">
      <w:pPr>
        <w:pStyle w:val="Heading1"/>
        <w:spacing w:after="55"/>
        <w:ind w:left="469" w:hanging="484"/>
      </w:pPr>
      <w:r>
        <w:lastRenderedPageBreak/>
        <w:t>Variance Arithmetic</w:t>
      </w:r>
    </w:p>
    <w:p w14:paraId="4ABE209F" w14:textId="77777777" w:rsidR="00F1214F" w:rsidRDefault="00BE2C0C">
      <w:pPr>
        <w:spacing w:after="108"/>
        <w:ind w:left="-5" w:right="221"/>
      </w:pPr>
      <w:r>
        <w:t xml:space="preserve">Variance arithmetic implements statistical Taylor expansion. Because of the finite precision and limited range of conventional floating-point representation, </w:t>
      </w:r>
      <w:r>
        <w:rPr>
          <w:i/>
        </w:rPr>
        <w:t>ζ</w:t>
      </w:r>
      <w:r>
        <w:t>(</w:t>
      </w:r>
      <w:r>
        <w:rPr>
          <w:i/>
        </w:rPr>
        <w:t>n</w:t>
      </w:r>
      <w:r>
        <w:t>) can only be computed to limited terms. Consequently, the following numerical rules are introduced:</w:t>
      </w:r>
    </w:p>
    <w:p w14:paraId="7AF65803" w14:textId="77777777" w:rsidR="00F1214F" w:rsidRDefault="00BE2C0C" w:rsidP="0084489C">
      <w:pPr>
        <w:pStyle w:val="ListParagraph"/>
      </w:pPr>
      <w:r>
        <w:rPr>
          <w:i/>
        </w:rPr>
        <w:t>finite</w:t>
      </w:r>
      <w:r>
        <w:t>: The resulting value and variance must remain finite.</w:t>
      </w:r>
    </w:p>
    <w:p w14:paraId="1E84A65B" w14:textId="77777777" w:rsidR="008D5FFD" w:rsidRDefault="00BE2C0C" w:rsidP="0084489C">
      <w:pPr>
        <w:pStyle w:val="ListParagraph"/>
      </w:pPr>
      <w:r>
        <w:rPr>
          <w:i/>
        </w:rPr>
        <w:t>monotonic</w:t>
      </w:r>
      <w:r>
        <w:t xml:space="preserve">: As a necessary condition for convergence, the last 20 terms of the expansion must decrease monotonically in absolute value, ensuring that the probability of the expansion exhibiting an absolute increase is no more than </w:t>
      </w:r>
      <m:oMath>
        <m:sSup>
          <m:sSupPr>
            <m:ctrlPr>
              <w:rPr>
                <w:rFonts w:ascii="Cambria Math" w:hAnsi="Cambria Math"/>
                <w:i/>
              </w:rPr>
            </m:ctrlPr>
          </m:sSupPr>
          <m:e>
            <m:r>
              <w:rPr>
                <w:rFonts w:ascii="Cambria Math" w:hAnsi="Cambria Math"/>
              </w:rPr>
              <m:t>2</m:t>
            </m:r>
          </m:e>
          <m:sup>
            <m:r>
              <w:rPr>
                <w:rFonts w:ascii="Cambria Math" w:hAnsi="Cambria Math"/>
              </w:rPr>
              <m:t>-</m:t>
            </m:r>
            <m:r>
              <w:rPr>
                <w:rFonts w:ascii="Cambria Math" w:hAnsi="Cambria Math"/>
              </w:rPr>
              <m:t>20</m:t>
            </m:r>
          </m:sup>
        </m:sSup>
        <m:r>
          <w:rPr>
            <w:rFonts w:ascii="Cambria Math" w:hAnsi="Cambria Math"/>
          </w:rPr>
          <m:t>≈</m:t>
        </m:r>
        <m:r>
          <m:rPr>
            <m:sty m:val="p"/>
          </m:rPr>
          <w:rPr>
            <w:rFonts w:ascii="Cambria Math" w:hAnsi="Cambria Math"/>
          </w:rPr>
          <m:t>9</m:t>
        </m:r>
        <m:r>
          <w:rPr>
            <w:rFonts w:ascii="Cambria Math" w:hAnsi="Cambria Math"/>
          </w:rPr>
          <m:t>.</m:t>
        </m:r>
        <m:r>
          <m:rPr>
            <m:sty m:val="p"/>
          </m:rPr>
          <w:rPr>
            <w:rFonts w:ascii="Cambria Math" w:hAnsi="Cambria Math"/>
          </w:rPr>
          <m:t>53</m:t>
        </m:r>
        <m:r>
          <m:rPr>
            <m:sty m:val="p"/>
          </m:rPr>
          <w:rPr>
            <w:rFonts w:ascii="Cambria Math"/>
          </w:rPr>
          <m:t xml:space="preserve"> </m:t>
        </m:r>
        <m:sSup>
          <m:sSupPr>
            <m:ctrlPr>
              <w:rPr>
                <w:rFonts w:ascii="Cambria Math" w:hAnsi="Cambria Math"/>
                <w:i/>
              </w:rPr>
            </m:ctrlPr>
          </m:sSupPr>
          <m:e>
            <m:r>
              <w:rPr>
                <w:rFonts w:ascii="Cambria Math" w:hAnsi="Cambria Math"/>
              </w:rPr>
              <m:t>10</m:t>
            </m:r>
          </m:e>
          <m:sup>
            <m:r>
              <w:rPr>
                <w:rFonts w:ascii="Cambria Math" w:hAnsi="Cambria Math"/>
              </w:rPr>
              <m:t>-</m:t>
            </m:r>
            <m:r>
              <w:rPr>
                <w:rFonts w:ascii="Cambria Math" w:hAnsi="Cambria Math"/>
              </w:rPr>
              <m:t>7</m:t>
            </m:r>
          </m:sup>
        </m:sSup>
      </m:oMath>
      <w:r>
        <w:t xml:space="preserve">. </w:t>
      </w:r>
    </w:p>
    <w:p w14:paraId="579B6CA4" w14:textId="1277E5F2" w:rsidR="00F1214F" w:rsidRDefault="00BE2C0C" w:rsidP="0084489C">
      <w:pPr>
        <w:pStyle w:val="ListParagraph"/>
      </w:pPr>
      <w:r>
        <w:rPr>
          <w:i/>
        </w:rPr>
        <w:t>positive</w:t>
      </w:r>
      <w:r>
        <w:t xml:space="preserve">: </w:t>
      </w:r>
      <w:r w:rsidR="008D5FFD" w:rsidRPr="008D5FFD">
        <w:t>At every order, the expansion variance must be positive</w:t>
      </w:r>
      <w:r>
        <w:t>.</w:t>
      </w:r>
    </w:p>
    <w:p w14:paraId="00A3ABAB" w14:textId="77777777" w:rsidR="00F1214F" w:rsidRDefault="00BE2C0C" w:rsidP="008D6A96">
      <w:pPr>
        <w:pStyle w:val="ListParagraph"/>
      </w:pPr>
      <w:r>
        <w:rPr>
          <w:i/>
        </w:rPr>
        <w:t>stable</w:t>
      </w:r>
      <w:r>
        <w:t xml:space="preserve">: To avoid truncation error [5], the value of the last expansion term must be less than </w:t>
      </w:r>
      <w:r>
        <w:rPr>
          <w:i/>
        </w:rPr>
        <w:t>ϵ</w:t>
      </w:r>
      <w:r>
        <w:rPr>
          <w:i/>
        </w:rPr>
        <w:t xml:space="preserve"> </w:t>
      </w:r>
      <w:r>
        <w:t xml:space="preserve">times of both the result uncertainty and the result absolute value, in which </w:t>
      </w:r>
      <w:r>
        <w:rPr>
          <w:i/>
        </w:rPr>
        <w:t>ϵ</w:t>
      </w:r>
      <w:r>
        <w:rPr>
          <w:i/>
        </w:rPr>
        <w:t xml:space="preserve"> </w:t>
      </w:r>
      <w:r>
        <w:t>≃</w:t>
      </w:r>
      <w:r>
        <w:t xml:space="preserve"> 5</w:t>
      </w:r>
      <w:r>
        <w:rPr>
          <w:i/>
        </w:rPr>
        <w:t>.</w:t>
      </w:r>
      <w:r>
        <w:t>73 10</w:t>
      </w:r>
      <w:r>
        <w:rPr>
          <w:vertAlign w:val="superscript"/>
        </w:rPr>
        <w:t>−</w:t>
      </w:r>
      <w:r>
        <w:rPr>
          <w:vertAlign w:val="superscript"/>
        </w:rPr>
        <w:t xml:space="preserve">7 </w:t>
      </w:r>
      <w:r>
        <w:t>is the bounding leakage for Gaussian distribution with ideal bounding range ˆ</w:t>
      </w:r>
      <w:r>
        <w:rPr>
          <w:i/>
        </w:rPr>
        <w:t xml:space="preserve">κ </w:t>
      </w:r>
      <w:r>
        <w:t>= 5. This rule ensures sufficiently fast convergence in the context of monotonic convergence.</w:t>
      </w:r>
    </w:p>
    <w:p w14:paraId="21FD7BAA" w14:textId="3D7E0113" w:rsidR="00F1214F" w:rsidRDefault="00BE2C0C" w:rsidP="008D6A96">
      <w:pPr>
        <w:pStyle w:val="ListParagraph"/>
      </w:pPr>
      <w:r>
        <w:rPr>
          <w:i/>
        </w:rPr>
        <w:t>reliable</w:t>
      </w:r>
      <w:r>
        <w:t>: At every order, the uncertainty of the variance must be less than 1</w:t>
      </w:r>
      <w:r>
        <w:rPr>
          <w:i/>
        </w:rPr>
        <w:t>/</w:t>
      </w:r>
      <w:r>
        <w:t xml:space="preserve">5 </w:t>
      </w:r>
      <w:r w:rsidR="00A96B2B">
        <w:t>times</w:t>
      </w:r>
      <w:r>
        <w:t xml:space="preserve"> the value of the variance.</w:t>
      </w:r>
    </w:p>
    <w:p w14:paraId="147DF99C" w14:textId="77777777" w:rsidR="00F1214F" w:rsidRDefault="00BE2C0C" w:rsidP="008D6A96">
      <w:r>
        <w:t>For simplicity of discussion, the Taylor coefficients in Formula (2.4) and (2.7) are assumed to be precise.</w:t>
      </w:r>
    </w:p>
    <w:p w14:paraId="3FDD9446" w14:textId="77777777" w:rsidR="00F1214F" w:rsidRDefault="00BE2C0C">
      <w:pPr>
        <w:pStyle w:val="Heading2"/>
        <w:spacing w:after="67"/>
        <w:ind w:left="598" w:hanging="613"/>
      </w:pPr>
      <w:r>
        <w:t>Numerical Representation</w:t>
      </w:r>
    </w:p>
    <w:p w14:paraId="1238B684" w14:textId="49628AAE" w:rsidR="00F1214F" w:rsidRDefault="00BE2C0C" w:rsidP="006D058C">
      <w:r>
        <w:t xml:space="preserve">Variance arithmetic represents an imprecise value </w:t>
      </w:r>
      <w:r>
        <w:rPr>
          <w:i/>
        </w:rPr>
        <w:t>x</w:t>
      </w:r>
      <w:r>
        <w:t>±</w:t>
      </w:r>
      <w:r>
        <w:rPr>
          <w:i/>
        </w:rPr>
        <w:t xml:space="preserve">δx </w:t>
      </w:r>
      <w:r>
        <w:t xml:space="preserve">using a pair of 64-bit standard floating-point </w:t>
      </w:r>
      <w:r w:rsidR="00036C4B">
        <w:t>numbers and</w:t>
      </w:r>
      <w:r>
        <w:t xml:space="preserve"> uses floating-point arithmetic for computation</w:t>
      </w:r>
      <w:r w:rsidR="006D058C">
        <w:t>.</w:t>
      </w:r>
    </w:p>
    <w:p w14:paraId="24BE8F64" w14:textId="58FFDFB1" w:rsidR="00F1214F" w:rsidRDefault="00BE2C0C">
      <w:pPr>
        <w:spacing w:after="356"/>
        <w:ind w:left="-15" w:right="221" w:firstLine="299"/>
      </w:pPr>
      <w:r>
        <w:t xml:space="preserve">The </w:t>
      </w:r>
      <w:r>
        <w:rPr>
          <w:i/>
        </w:rPr>
        <w:t xml:space="preserve">δx </w:t>
      </w:r>
      <w:r>
        <w:t>of a floating-point value is assumed to be 1</w:t>
      </w:r>
      <w:r>
        <w:rPr>
          <w:i/>
        </w:rPr>
        <w:t xml:space="preserve">/ </w:t>
      </w:r>
      <m:oMath>
        <m:rad>
          <m:radPr>
            <m:degHide m:val="1"/>
            <m:ctrlPr>
              <w:rPr>
                <w:rFonts w:ascii="Cambria Math" w:hAnsi="Cambria Math"/>
                <w:i/>
              </w:rPr>
            </m:ctrlPr>
          </m:radPr>
          <m:deg/>
          <m:e>
            <m:r>
              <w:rPr>
                <w:rFonts w:ascii="Cambria Math" w:hAnsi="Cambria Math"/>
              </w:rPr>
              <m:t>3</m:t>
            </m:r>
          </m:e>
        </m:rad>
      </m:oMath>
      <w:r>
        <w:t xml:space="preserve"> times of the ULP of the value </w:t>
      </w:r>
      <w:r>
        <w:rPr>
          <w:i/>
        </w:rPr>
        <w:t>x</w:t>
      </w:r>
      <w:r>
        <w:t xml:space="preserve">, where ULP refers to the </w:t>
      </w:r>
      <w:r>
        <w:rPr>
          <w:i/>
        </w:rPr>
        <w:t xml:space="preserve">Unit in the Last Place </w:t>
      </w:r>
      <w:r>
        <w:t>in conventional floating-point representation [8], unless the least 20 bits of the significand are all zeros, because rounding errors are shown to be uniformly distributed within the ULP [14].</w:t>
      </w:r>
    </w:p>
    <w:p w14:paraId="3D8FB3F7" w14:textId="77777777" w:rsidR="00F1214F" w:rsidRDefault="00BE2C0C">
      <w:pPr>
        <w:pStyle w:val="Heading2"/>
        <w:spacing w:after="70"/>
        <w:ind w:left="598" w:hanging="613"/>
      </w:pPr>
      <w:r>
        <w:t>Monotonic</w:t>
      </w:r>
    </w:p>
    <w:p w14:paraId="4CF7CCE4" w14:textId="77777777" w:rsidR="00F1214F" w:rsidRDefault="00BE2C0C">
      <w:pPr>
        <w:spacing w:after="33"/>
        <w:ind w:left="-5" w:right="221"/>
      </w:pPr>
      <w:r>
        <w:t xml:space="preserve">Beyond an upper bound </w:t>
      </w:r>
      <w:r>
        <w:rPr>
          <w:i/>
        </w:rPr>
        <w:t>δx</w:t>
      </w:r>
      <w:r>
        <w:t xml:space="preserve">, the expansion is no longer monotonic for </w:t>
      </w:r>
      <w:r>
        <w:rPr>
          <w:i/>
        </w:rPr>
        <w:t>e</w:t>
      </w:r>
      <w:r>
        <w:rPr>
          <w:i/>
          <w:vertAlign w:val="superscript"/>
        </w:rPr>
        <w:t>x</w:t>
      </w:r>
      <w:r>
        <w:rPr>
          <w:vertAlign w:val="superscript"/>
        </w:rPr>
        <w:t>±</w:t>
      </w:r>
      <w:r>
        <w:rPr>
          <w:i/>
          <w:vertAlign w:val="superscript"/>
        </w:rPr>
        <w:t>δx</w:t>
      </w:r>
      <w:r>
        <w:t>, log(</w:t>
      </w:r>
      <w:r>
        <w:rPr>
          <w:i/>
        </w:rPr>
        <w:t>x</w:t>
      </w:r>
      <w:r>
        <w:t>±</w:t>
      </w:r>
      <w:r>
        <w:rPr>
          <w:i/>
        </w:rPr>
        <w:t>δx</w:t>
      </w:r>
      <w:r>
        <w:t>), and (</w:t>
      </w:r>
      <w:r>
        <w:rPr>
          <w:i/>
        </w:rPr>
        <w:t>x</w:t>
      </w:r>
      <w:r>
        <w:t>±</w:t>
      </w:r>
      <w:r>
        <w:rPr>
          <w:i/>
        </w:rPr>
        <w:t>δx</w:t>
      </w:r>
      <w:r>
        <w:t>)</w:t>
      </w:r>
      <w:r>
        <w:rPr>
          <w:i/>
          <w:vertAlign w:val="superscript"/>
        </w:rPr>
        <w:t>c</w:t>
      </w:r>
      <w:r>
        <w:t>. Variance arithmetic rejects the distributional zero of log(</w:t>
      </w:r>
      <w:r>
        <w:rPr>
          <w:i/>
        </w:rPr>
        <w:t>x</w:t>
      </w:r>
      <w:r>
        <w:t>) or (</w:t>
      </w:r>
      <w:r>
        <w:rPr>
          <w:i/>
        </w:rPr>
        <w:t>x</w:t>
      </w:r>
      <w:r>
        <w:t>±</w:t>
      </w:r>
      <w:r>
        <w:rPr>
          <w:i/>
        </w:rPr>
        <w:t>δx</w:t>
      </w:r>
      <w:r>
        <w:t>)</w:t>
      </w:r>
      <w:r>
        <w:rPr>
          <w:i/>
          <w:vertAlign w:val="superscript"/>
        </w:rPr>
        <w:t xml:space="preserve">c </w:t>
      </w:r>
      <w:r>
        <w:t xml:space="preserve">in the range of </w:t>
      </w:r>
      <w:r>
        <w:rPr>
          <w:i/>
        </w:rPr>
        <w:t>P</w:t>
      </w:r>
      <w:r>
        <w:t>(</w:t>
      </w:r>
      <w:r>
        <w:rPr>
          <w:i/>
        </w:rPr>
        <w:t>x</w:t>
      </w:r>
      <w:r>
        <w:t xml:space="preserve">) </w:t>
      </w:r>
      <w:r>
        <w:rPr>
          <w:rFonts w:ascii="Calibri" w:eastAsia="Calibri" w:hAnsi="Calibri" w:cs="Calibri"/>
        </w:rPr>
        <w:t>⪆</w:t>
      </w:r>
      <w:r>
        <w:rPr>
          <w:rFonts w:ascii="Calibri" w:eastAsia="Calibri" w:hAnsi="Calibri" w:cs="Calibri"/>
        </w:rPr>
        <w:t xml:space="preserve"> </w:t>
      </w:r>
      <w:r>
        <w:t>1</w:t>
      </w:r>
      <w:r>
        <w:rPr>
          <w:i/>
        </w:rPr>
        <w:t>/κ</w:t>
      </w:r>
      <w:r>
        <w:t xml:space="preserve">ˆ statistically due to the divergence of Formula (2.24) and (2.25) mathematically, with </w:t>
      </w:r>
      <w:r>
        <w:rPr>
          <w:i/>
        </w:rPr>
        <w:t>ζ</w:t>
      </w:r>
      <w:r>
        <w:t>(2</w:t>
      </w:r>
      <w:r>
        <w:rPr>
          <w:i/>
        </w:rPr>
        <w:t>n,κ</w:t>
      </w:r>
      <w:r>
        <w:t>ˆ) providing the connection between these two perspectives.</w:t>
      </w:r>
    </w:p>
    <w:p w14:paraId="597C2F94" w14:textId="1C5A8155" w:rsidR="00F1214F" w:rsidRDefault="00BE2C0C" w:rsidP="0063071D">
      <w:r>
        <w:t xml:space="preserve">For Gaussian input uncertainty with </w:t>
      </w:r>
      <m:oMath>
        <m:acc>
          <m:accPr>
            <m:ctrlPr>
              <w:rPr>
                <w:rFonts w:ascii="Cambria Math" w:hAnsi="Cambria Math"/>
                <w:i/>
              </w:rPr>
            </m:ctrlPr>
          </m:accPr>
          <m:e>
            <m:r>
              <w:rPr>
                <w:rFonts w:ascii="Cambria Math" w:hAnsi="Cambria Math"/>
              </w:rPr>
              <m:t>κ</m:t>
            </m:r>
          </m:e>
        </m:acc>
      </m:oMath>
      <w:r>
        <w:rPr>
          <w:i/>
        </w:rPr>
        <w:t xml:space="preserve"> </w:t>
      </w:r>
      <w:r>
        <w:t>= 5:</w:t>
      </w:r>
    </w:p>
    <w:p w14:paraId="0C3A1810" w14:textId="77777777" w:rsidR="00F1214F" w:rsidRDefault="00BE2C0C" w:rsidP="00FA38CE">
      <w:pPr>
        <w:pStyle w:val="ListParagraph"/>
      </w:pPr>
      <w:r>
        <w:t xml:space="preserve">For </w:t>
      </w:r>
      <w:r>
        <w:rPr>
          <w:i/>
        </w:rPr>
        <w:t>e</w:t>
      </w:r>
      <w:r>
        <w:rPr>
          <w:i/>
          <w:vertAlign w:val="superscript"/>
        </w:rPr>
        <w:t>x</w:t>
      </w:r>
      <w:r>
        <w:rPr>
          <w:vertAlign w:val="superscript"/>
        </w:rPr>
        <w:t>±</w:t>
      </w:r>
      <w:r>
        <w:rPr>
          <w:i/>
          <w:vertAlign w:val="superscript"/>
        </w:rPr>
        <w:t>δx</w:t>
      </w:r>
      <w:r>
        <w:t xml:space="preserve">, </w:t>
      </w:r>
      <w:r>
        <w:rPr>
          <w:i/>
        </w:rPr>
        <w:t xml:space="preserve">δx </w:t>
      </w:r>
      <w:r>
        <w:rPr>
          <w:rFonts w:ascii="Cambria Math" w:eastAsia="Calibri" w:hAnsi="Cambria Math" w:cs="Cambria Math"/>
        </w:rPr>
        <w:t>≲</w:t>
      </w:r>
      <w:r>
        <w:rPr>
          <w:rFonts w:ascii="Calibri" w:eastAsia="Calibri" w:hAnsi="Calibri" w:cs="Calibri"/>
        </w:rPr>
        <w:t xml:space="preserve"> </w:t>
      </w:r>
      <w:r>
        <w:t>19</w:t>
      </w:r>
      <w:r>
        <w:rPr>
          <w:i/>
        </w:rPr>
        <w:t>.</w:t>
      </w:r>
      <w:r>
        <w:t xml:space="preserve">864 and </w:t>
      </w:r>
      <w:r>
        <w:rPr>
          <w:i/>
        </w:rPr>
        <w:t>P</w:t>
      </w:r>
      <w:r>
        <w:t>(</w:t>
      </w:r>
      <w:r>
        <w:rPr>
          <w:i/>
        </w:rPr>
        <w:t>e</w:t>
      </w:r>
      <w:r>
        <w:rPr>
          <w:i/>
          <w:vertAlign w:val="superscript"/>
        </w:rPr>
        <w:t>x</w:t>
      </w:r>
      <w:r>
        <w:rPr>
          <w:vertAlign w:val="superscript"/>
        </w:rPr>
        <w:t>±</w:t>
      </w:r>
      <w:r>
        <w:rPr>
          <w:i/>
          <w:vertAlign w:val="superscript"/>
        </w:rPr>
        <w:t>δx</w:t>
      </w:r>
      <w:r>
        <w:t xml:space="preserve">) </w:t>
      </w:r>
      <w:r>
        <w:rPr>
          <w:rFonts w:ascii="Cambria Math" w:eastAsia="Calibri" w:hAnsi="Cambria Math" w:cs="Cambria Math"/>
        </w:rPr>
        <w:t>≲</w:t>
      </w:r>
      <w:r>
        <w:rPr>
          <w:rFonts w:ascii="Calibri" w:eastAsia="Calibri" w:hAnsi="Calibri" w:cs="Calibri"/>
        </w:rPr>
        <w:t xml:space="preserve"> </w:t>
      </w:r>
      <w:r>
        <w:t>1681</w:t>
      </w:r>
      <w:r>
        <w:rPr>
          <w:i/>
        </w:rPr>
        <w:t>.</w:t>
      </w:r>
      <w:r>
        <w:t xml:space="preserve">767 regardless of </w:t>
      </w:r>
      <w:r>
        <w:rPr>
          <w:i/>
        </w:rPr>
        <w:t>x</w:t>
      </w:r>
      <w:r>
        <w:t xml:space="preserve">. These limits follow directly from the relationship </w:t>
      </w:r>
      <w:r>
        <w:rPr>
          <w:i/>
        </w:rPr>
        <w:t xml:space="preserve">δx </w:t>
      </w:r>
      <w:r>
        <w:t xml:space="preserve">→ </w:t>
      </w:r>
      <w:r>
        <w:rPr>
          <w:i/>
        </w:rPr>
        <w:t>P</w:t>
      </w:r>
      <w:r>
        <w:t>(</w:t>
      </w:r>
      <w:r>
        <w:rPr>
          <w:i/>
        </w:rPr>
        <w:t>e</w:t>
      </w:r>
      <w:r>
        <w:rPr>
          <w:i/>
          <w:vertAlign w:val="superscript"/>
        </w:rPr>
        <w:t>x</w:t>
      </w:r>
      <w:r>
        <w:t>), as indicated in Formula (2.15).</w:t>
      </w:r>
    </w:p>
    <w:p w14:paraId="2BB9C261" w14:textId="77777777" w:rsidR="00F1214F" w:rsidRDefault="00BE2C0C" w:rsidP="00FA38CE">
      <w:pPr>
        <w:pStyle w:val="ListParagraph"/>
      </w:pPr>
      <w:r>
        <w:t>For log(</w:t>
      </w:r>
      <w:r>
        <w:rPr>
          <w:i/>
        </w:rPr>
        <w:t xml:space="preserve">x </w:t>
      </w:r>
      <w:r>
        <w:t xml:space="preserve">± </w:t>
      </w:r>
      <w:r>
        <w:rPr>
          <w:i/>
        </w:rPr>
        <w:t>δx</w:t>
      </w:r>
      <w:r>
        <w:t xml:space="preserve">), </w:t>
      </w:r>
      <w:r>
        <w:rPr>
          <w:i/>
        </w:rPr>
        <w:t>P</w:t>
      </w:r>
      <w:r>
        <w:t>(</w:t>
      </w:r>
      <w:r>
        <w:rPr>
          <w:i/>
        </w:rPr>
        <w:t>x</w:t>
      </w:r>
      <w:r>
        <w:t xml:space="preserve">) </w:t>
      </w:r>
      <w:r>
        <w:rPr>
          <w:rFonts w:ascii="Cambria Math" w:eastAsia="Calibri" w:hAnsi="Cambria Math" w:cs="Cambria Math"/>
        </w:rPr>
        <w:t>≲</w:t>
      </w:r>
      <w:r>
        <w:rPr>
          <w:rFonts w:ascii="Calibri" w:eastAsia="Calibri" w:hAnsi="Calibri" w:cs="Calibri"/>
        </w:rPr>
        <w:t xml:space="preserve"> </w:t>
      </w:r>
      <w:r>
        <w:t>0</w:t>
      </w:r>
      <w:r>
        <w:rPr>
          <w:i/>
        </w:rPr>
        <w:t>.</w:t>
      </w:r>
      <w:r>
        <w:t xml:space="preserve">20086 and </w:t>
      </w:r>
      <w:r>
        <w:rPr>
          <w:i/>
        </w:rPr>
        <w:t xml:space="preserve">δ </w:t>
      </w:r>
      <w:r>
        <w:t>log(</w:t>
      </w:r>
      <w:r>
        <w:rPr>
          <w:i/>
        </w:rPr>
        <w:t xml:space="preserve">x </w:t>
      </w:r>
      <w:r>
        <w:t xml:space="preserve">± </w:t>
      </w:r>
      <w:r>
        <w:rPr>
          <w:i/>
        </w:rPr>
        <w:t>δx</w:t>
      </w:r>
      <w:r>
        <w:t xml:space="preserve">) </w:t>
      </w:r>
      <w:r>
        <w:rPr>
          <w:rFonts w:ascii="Cambria Math" w:eastAsia="Calibri" w:hAnsi="Cambria Math" w:cs="Cambria Math"/>
        </w:rPr>
        <w:t>≲</w:t>
      </w:r>
      <w:r>
        <w:rPr>
          <w:rFonts w:ascii="Calibri" w:eastAsia="Calibri" w:hAnsi="Calibri" w:cs="Calibri"/>
        </w:rPr>
        <w:t xml:space="preserve"> </w:t>
      </w:r>
      <w:r>
        <w:t>0</w:t>
      </w:r>
      <w:r>
        <w:rPr>
          <w:i/>
        </w:rPr>
        <w:t>.</w:t>
      </w:r>
      <w:r>
        <w:t xml:space="preserve">213 regardless of </w:t>
      </w:r>
      <w:r>
        <w:rPr>
          <w:i/>
        </w:rPr>
        <w:t>x</w:t>
      </w:r>
      <w:r>
        <w:t xml:space="preserve">. These limits follow directly from the relationship </w:t>
      </w:r>
      <w:r>
        <w:rPr>
          <w:i/>
        </w:rPr>
        <w:t>P</w:t>
      </w:r>
      <w:r>
        <w:t>(</w:t>
      </w:r>
      <w:r>
        <w:rPr>
          <w:i/>
        </w:rPr>
        <w:t>x</w:t>
      </w:r>
      <w:r>
        <w:t xml:space="preserve">) → </w:t>
      </w:r>
      <w:r>
        <w:rPr>
          <w:i/>
        </w:rPr>
        <w:t xml:space="preserve">δ </w:t>
      </w:r>
      <w:r>
        <w:t>log(</w:t>
      </w:r>
      <w:r>
        <w:rPr>
          <w:i/>
        </w:rPr>
        <w:t>x</w:t>
      </w:r>
      <w:r>
        <w:t>), as indicated in Formula (2.17).</w:t>
      </w:r>
    </w:p>
    <w:p w14:paraId="1062CF4B" w14:textId="77777777" w:rsidR="00F1214F" w:rsidRDefault="00BE2C0C" w:rsidP="00FA38CE">
      <w:pPr>
        <w:pStyle w:val="ListParagraph"/>
      </w:pPr>
      <w:r>
        <w:t>For (</w:t>
      </w:r>
      <w:r>
        <w:rPr>
          <w:i/>
        </w:rPr>
        <w:t>x</w:t>
      </w:r>
      <w:r>
        <w:t>±</w:t>
      </w:r>
      <w:r>
        <w:rPr>
          <w:i/>
        </w:rPr>
        <w:t>δx</w:t>
      </w:r>
      <w:r>
        <w:t>)</w:t>
      </w:r>
      <w:r>
        <w:rPr>
          <w:i/>
          <w:vertAlign w:val="superscript"/>
        </w:rPr>
        <w:t>c</w:t>
      </w:r>
      <w:r>
        <w:t xml:space="preserve">, except when </w:t>
      </w:r>
      <w:r>
        <w:rPr>
          <w:i/>
        </w:rPr>
        <w:t xml:space="preserve">c </w:t>
      </w:r>
      <w:r>
        <w:t xml:space="preserve">is a natural number, the upper bound </w:t>
      </w:r>
      <w:r>
        <w:rPr>
          <w:i/>
        </w:rPr>
        <w:t>P</w:t>
      </w:r>
      <w:r>
        <w:t>(</w:t>
      </w:r>
      <w:r>
        <w:rPr>
          <w:i/>
        </w:rPr>
        <w:t>x</w:t>
      </w:r>
      <w:r>
        <w:t>) is close to 1</w:t>
      </w:r>
      <w:r>
        <w:rPr>
          <w:i/>
        </w:rPr>
        <w:t>/</w:t>
      </w:r>
      <w:r>
        <w:t xml:space="preserve">5 but increasing with </w:t>
      </w:r>
      <w:r>
        <w:rPr>
          <w:i/>
        </w:rPr>
        <w:t>c</w:t>
      </w:r>
      <w:r>
        <w:t>. This trend is confirmed in Figure 7.</w:t>
      </w:r>
    </w:p>
    <w:p w14:paraId="39B731BC" w14:textId="73442E33" w:rsidR="00F1214F" w:rsidRDefault="00BE2C0C">
      <w:pPr>
        <w:spacing w:after="382"/>
        <w:ind w:left="-5" w:right="221"/>
      </w:pPr>
      <w:r>
        <w:lastRenderedPageBreak/>
        <w:t xml:space="preserve">Similar trends holds when the input uncertainty is uniform but with different values. For example, after the respective upper bound </w:t>
      </w:r>
      <w:r>
        <w:rPr>
          <w:i/>
        </w:rPr>
        <w:t>P</w:t>
      </w:r>
      <w:r>
        <w:t>(</w:t>
      </w:r>
      <w:r>
        <w:rPr>
          <w:i/>
        </w:rPr>
        <w:t>x</w:t>
      </w:r>
      <w:r>
        <w:t>) for (</w:t>
      </w:r>
      <w:r>
        <w:rPr>
          <w:i/>
        </w:rPr>
        <w:t xml:space="preserve">x </w:t>
      </w:r>
      <w:r>
        <w:t xml:space="preserve">± </w:t>
      </w:r>
      <w:r>
        <w:rPr>
          <w:i/>
        </w:rPr>
        <w:t>δx</w:t>
      </w:r>
      <w:r>
        <w:t>)</w:t>
      </w:r>
      <w:r>
        <w:rPr>
          <w:i/>
          <w:vertAlign w:val="superscript"/>
        </w:rPr>
        <w:t xml:space="preserve">c </w:t>
      </w:r>
      <w:r>
        <w:t xml:space="preserve">are normalized by the corresponding </w:t>
      </w:r>
      <m:oMath>
        <m:acc>
          <m:accPr>
            <m:ctrlPr>
              <w:rPr>
                <w:rFonts w:ascii="Cambria Math" w:hAnsi="Cambria Math"/>
                <w:i/>
              </w:rPr>
            </m:ctrlPr>
          </m:accPr>
          <m:e>
            <m:r>
              <w:rPr>
                <w:rFonts w:ascii="Cambria Math" w:hAnsi="Cambria Math"/>
              </w:rPr>
              <m:t>κ</m:t>
            </m:r>
          </m:e>
        </m:acc>
      </m:oMath>
      <w:r>
        <w:t xml:space="preserve">, they show almost the same trends of increasing with </w:t>
      </w:r>
      <w:r>
        <w:rPr>
          <w:i/>
        </w:rPr>
        <w:t>c</w:t>
      </w:r>
      <w:r>
        <w:t>.</w:t>
      </w:r>
    </w:p>
    <w:p w14:paraId="43FBC9B2" w14:textId="77777777" w:rsidR="00F1214F" w:rsidRDefault="00BE2C0C">
      <w:pPr>
        <w:pStyle w:val="Heading2"/>
        <w:ind w:left="598" w:hanging="613"/>
      </w:pPr>
      <w:r>
        <w:t>Positive</w:t>
      </w:r>
    </w:p>
    <w:p w14:paraId="2D7587AF" w14:textId="30CFA073" w:rsidR="00F1214F" w:rsidRDefault="00BE2C0C">
      <w:pPr>
        <w:spacing w:after="490"/>
        <w:ind w:left="-5" w:right="221"/>
      </w:pPr>
      <w:r>
        <w:t xml:space="preserve">In some cases, the variance expansion may yield negative results, as in Formula (2.20) for </w:t>
      </w:r>
      <w:r>
        <w:rPr>
          <w:i/>
        </w:rPr>
        <w:t>sin</w:t>
      </w:r>
      <w:r>
        <w:t>(</w:t>
      </w:r>
      <w:r>
        <w:rPr>
          <w:i/>
        </w:rPr>
        <w:t xml:space="preserve">x </w:t>
      </w:r>
      <w:r>
        <w:t xml:space="preserve">± </w:t>
      </w:r>
      <w:r>
        <w:rPr>
          <w:i/>
        </w:rPr>
        <w:t>δx</w:t>
      </w:r>
      <w:r>
        <w:t xml:space="preserve">). Figure 8 shows that the upper bound of </w:t>
      </w:r>
      <w:r>
        <w:rPr>
          <w:i/>
        </w:rPr>
        <w:t xml:space="preserve">δx </w:t>
      </w:r>
      <w:r>
        <w:t xml:space="preserve">for </w:t>
      </w:r>
      <w:r>
        <w:rPr>
          <w:i/>
        </w:rPr>
        <w:t>sin</w:t>
      </w:r>
      <w:r>
        <w:t>(</w:t>
      </w:r>
      <w:r>
        <w:rPr>
          <w:i/>
        </w:rPr>
        <w:t xml:space="preserve">x </w:t>
      </w:r>
      <w:r>
        <w:t xml:space="preserve">± </w:t>
      </w:r>
      <w:r>
        <w:rPr>
          <w:i/>
        </w:rPr>
        <w:t>δx</w:t>
      </w:r>
      <w:r>
        <w:t>) varies periodically between 0</w:t>
      </w:r>
      <w:r>
        <w:rPr>
          <w:i/>
        </w:rPr>
        <w:t>.</w:t>
      </w:r>
      <w:r>
        <w:t>318</w:t>
      </w:r>
      <w:r>
        <w:rPr>
          <w:i/>
        </w:rPr>
        <w:t xml:space="preserve">π </w:t>
      </w:r>
      <w:r>
        <w:t>and 0</w:t>
      </w:r>
      <w:r>
        <w:rPr>
          <w:i/>
        </w:rPr>
        <w:t>.</w:t>
      </w:r>
      <w:r>
        <w:t>416</w:t>
      </w:r>
      <w:r>
        <w:rPr>
          <w:i/>
        </w:rPr>
        <w:t xml:space="preserve">π </w:t>
      </w:r>
      <w:r>
        <w:t xml:space="preserve">for Gaussian input uncertainty. Beyond this upper bound, the expansion is no longer positive. Similar trend holds when the input uncertainty is uniform but with larger upper bound </w:t>
      </w:r>
      <w:r>
        <w:rPr>
          <w:i/>
        </w:rPr>
        <w:t>δx</w:t>
      </w:r>
      <w:r>
        <w:t>.</w:t>
      </w:r>
    </w:p>
    <w:p w14:paraId="10E30C22" w14:textId="77777777" w:rsidR="00F1214F" w:rsidRDefault="00BE2C0C">
      <w:pPr>
        <w:pStyle w:val="Heading1"/>
        <w:spacing w:after="63"/>
        <w:ind w:left="469" w:hanging="484"/>
      </w:pPr>
      <w:r>
        <w:t>Verification of Variance Arithmetic</w:t>
      </w:r>
    </w:p>
    <w:p w14:paraId="715539BC" w14:textId="77777777" w:rsidR="00F1214F" w:rsidRDefault="00BE2C0C">
      <w:pPr>
        <w:spacing w:after="123"/>
        <w:ind w:left="-5" w:right="221"/>
      </w:pPr>
      <w:r>
        <w:t>Analytic functions or algorithms with precisely known results are used to evaluate the outputs of variance arithmetic based on the following statistical properties:</w:t>
      </w:r>
    </w:p>
    <w:p w14:paraId="6D94C2C7" w14:textId="77777777" w:rsidR="00F1214F" w:rsidRDefault="00BE2C0C" w:rsidP="00A54A6E">
      <w:pPr>
        <w:pStyle w:val="ListParagraph"/>
      </w:pPr>
      <w:r>
        <w:rPr>
          <w:i/>
        </w:rPr>
        <w:t>Value error</w:t>
      </w:r>
      <w:r>
        <w:t>: the difference between the numerical result and the corresponding known precise analytic result.</w:t>
      </w:r>
    </w:p>
    <w:p w14:paraId="7F013244" w14:textId="77777777" w:rsidR="00F1214F" w:rsidRDefault="00BE2C0C" w:rsidP="00A54A6E">
      <w:pPr>
        <w:pStyle w:val="ListParagraph"/>
      </w:pPr>
      <w:r>
        <w:rPr>
          <w:i/>
        </w:rPr>
        <w:t>Normalized error</w:t>
      </w:r>
      <w:r>
        <w:t>: the ratio of a value error to the corresponding uncertainty.</w:t>
      </w:r>
    </w:p>
    <w:p w14:paraId="6BF26325" w14:textId="77777777" w:rsidR="00F1214F" w:rsidRDefault="00BE2C0C" w:rsidP="00A54A6E">
      <w:pPr>
        <w:pStyle w:val="ListParagraph"/>
      </w:pPr>
      <w:r>
        <w:rPr>
          <w:i/>
        </w:rPr>
        <w:t>Error deviation</w:t>
      </w:r>
      <w:r>
        <w:t>: the standard deviation of normalized errors.</w:t>
      </w:r>
    </w:p>
    <w:p w14:paraId="4CD279CD" w14:textId="77777777" w:rsidR="00F1214F" w:rsidRDefault="00BE2C0C" w:rsidP="00A54A6E">
      <w:pPr>
        <w:pStyle w:val="ListParagraph"/>
      </w:pPr>
      <w:r>
        <w:rPr>
          <w:i/>
        </w:rPr>
        <w:t>Error distribution</w:t>
      </w:r>
      <w:r>
        <w:t>: the histogram of the normalized errors.</w:t>
      </w:r>
    </w:p>
    <w:p w14:paraId="419794F3" w14:textId="77777777" w:rsidR="00F1214F" w:rsidRDefault="00BE2C0C">
      <w:pPr>
        <w:spacing w:after="128"/>
        <w:ind w:left="-15" w:right="221" w:firstLine="299"/>
      </w:pPr>
      <w:r>
        <w:t xml:space="preserve">One objective of uncertainty-based computation is to account precisely for all input errors from every source, thereby achieving </w:t>
      </w:r>
      <w:r>
        <w:rPr>
          <w:i/>
        </w:rPr>
        <w:t>ideal coverage</w:t>
      </w:r>
      <w:r>
        <w:t>:</w:t>
      </w:r>
    </w:p>
    <w:p w14:paraId="6F3A0232" w14:textId="77777777" w:rsidR="00F1214F" w:rsidRDefault="00BE2C0C">
      <w:pPr>
        <w:numPr>
          <w:ilvl w:val="0"/>
          <w:numId w:val="2"/>
        </w:numPr>
        <w:spacing w:after="98"/>
        <w:ind w:right="221" w:hanging="243"/>
      </w:pPr>
      <w:r>
        <w:t>The error deviation is exactly 1.</w:t>
      </w:r>
    </w:p>
    <w:p w14:paraId="1F7322CA" w14:textId="5FB8D94C" w:rsidR="00F1214F" w:rsidRDefault="00BE2C0C">
      <w:pPr>
        <w:numPr>
          <w:ilvl w:val="0"/>
          <w:numId w:val="2"/>
        </w:numPr>
        <w:spacing w:after="101"/>
        <w:ind w:right="221" w:hanging="243"/>
      </w:pPr>
      <w:r>
        <w:t xml:space="preserve">The error distribution should follow </w:t>
      </w:r>
      <w:ins w:id="234" w:author="Author">
        <w:r w:rsidR="00934F2D">
          <w:t xml:space="preserve">a </w:t>
        </w:r>
      </w:ins>
      <w:r>
        <w:t xml:space="preserve">Normal distribution when an </w:t>
      </w:r>
      <w:r w:rsidR="0046324C">
        <w:t>imprecise value</w:t>
      </w:r>
      <w:r>
        <w:t xml:space="preserve"> is expected</w:t>
      </w:r>
      <w:del w:id="235" w:author="Author">
        <w:r>
          <w:delText>,</w:delText>
        </w:r>
      </w:del>
      <w:r>
        <w:t xml:space="preserve"> or</w:t>
      </w:r>
      <w:ins w:id="236" w:author="Author">
        <w:r>
          <w:t xml:space="preserve"> </w:t>
        </w:r>
        <w:r w:rsidR="00934F2D">
          <w:t>a</w:t>
        </w:r>
      </w:ins>
      <w:r w:rsidR="00934F2D">
        <w:t xml:space="preserve"> </w:t>
      </w:r>
      <w:r>
        <w:t>Delta distribution when a precise value is expected.</w:t>
      </w:r>
    </w:p>
    <w:p w14:paraId="1F0A6525" w14:textId="77777777" w:rsidR="00F1214F" w:rsidRDefault="00BE2C0C" w:rsidP="001C0A2F">
      <w:r>
        <w:t xml:space="preserve">As indicated later in this paper, if the </w:t>
      </w:r>
      <w:r>
        <w:t>precise result is unknown, the result error distribution can be used to assess whether ideal coverage is achieved.</w:t>
      </w:r>
    </w:p>
    <w:p w14:paraId="6CD6F409" w14:textId="21AEAC6D" w:rsidR="00F1214F" w:rsidRDefault="00BE2C0C" w:rsidP="001C0A2F">
      <w:r>
        <w:t xml:space="preserve">However, if the input uncertainty is known only to </w:t>
      </w:r>
      <w:ins w:id="237" w:author="Author">
        <w:r w:rsidR="00934F2D">
          <w:t xml:space="preserve">an </w:t>
        </w:r>
      </w:ins>
      <w:r>
        <w:t xml:space="preserve">order of magnitude, </w:t>
      </w:r>
      <w:r>
        <w:rPr>
          <w:i/>
        </w:rPr>
        <w:t xml:space="preserve">proper coverage </w:t>
      </w:r>
      <w:r>
        <w:t xml:space="preserve">is achieved when the error deviations fall </w:t>
      </w:r>
      <w:r>
        <w:t>within the range [0</w:t>
      </w:r>
      <w:r>
        <w:rPr>
          <w:i/>
        </w:rPr>
        <w:t>.</w:t>
      </w:r>
      <w:r>
        <w:t>1</w:t>
      </w:r>
      <w:r>
        <w:rPr>
          <w:i/>
        </w:rPr>
        <w:t>,</w:t>
      </w:r>
      <w:r>
        <w:t>10].</w:t>
      </w:r>
    </w:p>
    <w:p w14:paraId="0D5CF4EF" w14:textId="51751080" w:rsidR="00F1214F" w:rsidRDefault="00BE2C0C" w:rsidP="001C0A2F">
      <w:r>
        <w:t>When an input contains unspecified errors, such as numerical errors in library functions or floating-point rounding errors, Gaussian noise with progressively increasing deviations can be added</w:t>
      </w:r>
      <w:del w:id="238" w:author="Author">
        <w:r>
          <w:delText>,</w:delText>
        </w:r>
      </w:del>
      <w:r>
        <w:t xml:space="preserve"> until ideal coverage is attained. The minimal noise deviation required provides a good estimate of the magnitude of the unspecified input uncertainty deviations, for example, empirically, 10</w:t>
      </w:r>
      <w:r>
        <w:rPr>
          <w:vertAlign w:val="superscript"/>
        </w:rPr>
        <w:t>−</w:t>
      </w:r>
      <w:r>
        <w:rPr>
          <w:vertAlign w:val="superscript"/>
        </w:rPr>
        <w:t xml:space="preserve">15 </w:t>
      </w:r>
      <w:r>
        <w:t xml:space="preserve">such noise is enough if floating-point rounding errors is the only unspecified uncertainty. Achieving ideal coverage serves as a necessary verification step to ensure that statistical Taylor expansion </w:t>
      </w:r>
      <w:r w:rsidR="00CD7A52">
        <w:t>has</w:t>
      </w:r>
      <w:r>
        <w:t xml:space="preserve"> been applied correctly within the given context. The input noise range that yields ideal coverage defines the id</w:t>
      </w:r>
      <w:r>
        <w:t>eal application range for input uncertainties.</w:t>
      </w:r>
    </w:p>
    <w:p w14:paraId="422D2B72" w14:textId="77777777" w:rsidR="00F1214F" w:rsidRDefault="00BE2C0C">
      <w:pPr>
        <w:spacing w:after="299" w:line="259" w:lineRule="auto"/>
        <w:ind w:firstLine="0"/>
        <w:jc w:val="left"/>
      </w:pPr>
      <w:r>
        <w:rPr>
          <w:noProof/>
        </w:rPr>
        <w:lastRenderedPageBreak/>
        <w:drawing>
          <wp:inline distT="0" distB="0" distL="0" distR="0" wp14:anchorId="2986CA51" wp14:editId="330C439E">
            <wp:extent cx="4377725" cy="2285998"/>
            <wp:effectExtent l="0" t="0" r="0" b="0"/>
            <wp:docPr id="3360" name="Picture 3360"/>
            <wp:cNvGraphicFramePr/>
            <a:graphic xmlns:a="http://schemas.openxmlformats.org/drawingml/2006/main">
              <a:graphicData uri="http://schemas.openxmlformats.org/drawingml/2006/picture">
                <pic:pic xmlns:pic="http://schemas.openxmlformats.org/drawingml/2006/picture">
                  <pic:nvPicPr>
                    <pic:cNvPr id="3360" name="Picture 3360"/>
                    <pic:cNvPicPr/>
                  </pic:nvPicPr>
                  <pic:blipFill>
                    <a:blip r:embed="rId28"/>
                    <a:stretch>
                      <a:fillRect/>
                    </a:stretch>
                  </pic:blipFill>
                  <pic:spPr>
                    <a:xfrm>
                      <a:off x="0" y="0"/>
                      <a:ext cx="4377725" cy="2285998"/>
                    </a:xfrm>
                    <a:prstGeom prst="rect">
                      <a:avLst/>
                    </a:prstGeom>
                  </pic:spPr>
                </pic:pic>
              </a:graphicData>
            </a:graphic>
          </wp:inline>
        </w:drawing>
      </w:r>
    </w:p>
    <w:p w14:paraId="59E89E36" w14:textId="77777777" w:rsidR="00F1214F" w:rsidRDefault="00BE2C0C" w:rsidP="001C0A2F">
      <w:pPr>
        <w:pStyle w:val="NoSpacing"/>
      </w:pPr>
      <w:r>
        <w:t xml:space="preserve">Figure 7: Measured upper bound </w:t>
      </w:r>
      <w:r>
        <w:rPr>
          <w:i/>
        </w:rPr>
        <w:t xml:space="preserve">δx </w:t>
      </w:r>
      <w:r>
        <w:t xml:space="preserve">(left y-axis) for (1 ± </w:t>
      </w:r>
      <w:r>
        <w:rPr>
          <w:i/>
        </w:rPr>
        <w:t>δx</w:t>
      </w:r>
      <w:r>
        <w:t>)</w:t>
      </w:r>
      <w:r>
        <w:rPr>
          <w:i/>
          <w:vertAlign w:val="superscript"/>
        </w:rPr>
        <w:t xml:space="preserve">c </w:t>
      </w:r>
      <w:r>
        <w:t xml:space="preserve">across different values of </w:t>
      </w:r>
      <w:r>
        <w:rPr>
          <w:i/>
        </w:rPr>
        <w:t xml:space="preserve">c </w:t>
      </w:r>
      <w:r>
        <w:t xml:space="preserve">(x-axis) for Gaussian uncertainty. The corresponding uncertainty bias and uncertainty are also shown (right y-axis). The x-axis is expressed in units of </w:t>
      </w:r>
      <w:r>
        <w:rPr>
          <w:i/>
        </w:rPr>
        <w:t>π</w:t>
      </w:r>
      <w:r>
        <w:t xml:space="preserve">. When </w:t>
      </w:r>
      <w:r>
        <w:rPr>
          <w:i/>
        </w:rPr>
        <w:t xml:space="preserve">c </w:t>
      </w:r>
      <w:r>
        <w:t xml:space="preserve">is a natural number, </w:t>
      </w:r>
      <w:r>
        <w:rPr>
          <w:i/>
        </w:rPr>
        <w:t xml:space="preserve">δx </w:t>
      </w:r>
      <w:r>
        <w:t>has no upper bound; however, such cases are omitted in the figure.</w:t>
      </w:r>
    </w:p>
    <w:p w14:paraId="4C0A69BD" w14:textId="77777777" w:rsidR="00F1214F" w:rsidRDefault="00BE2C0C">
      <w:pPr>
        <w:spacing w:after="300" w:line="259" w:lineRule="auto"/>
        <w:ind w:firstLine="0"/>
        <w:jc w:val="left"/>
      </w:pPr>
      <w:r>
        <w:rPr>
          <w:noProof/>
        </w:rPr>
        <w:drawing>
          <wp:inline distT="0" distB="0" distL="0" distR="0" wp14:anchorId="788AD518" wp14:editId="011DEB9D">
            <wp:extent cx="4461467" cy="2285998"/>
            <wp:effectExtent l="0" t="0" r="0" b="0"/>
            <wp:docPr id="3382" name="Picture 3382"/>
            <wp:cNvGraphicFramePr/>
            <a:graphic xmlns:a="http://schemas.openxmlformats.org/drawingml/2006/main">
              <a:graphicData uri="http://schemas.openxmlformats.org/drawingml/2006/picture">
                <pic:pic xmlns:pic="http://schemas.openxmlformats.org/drawingml/2006/picture">
                  <pic:nvPicPr>
                    <pic:cNvPr id="3382" name="Picture 3382"/>
                    <pic:cNvPicPr/>
                  </pic:nvPicPr>
                  <pic:blipFill>
                    <a:blip r:embed="rId29"/>
                    <a:stretch>
                      <a:fillRect/>
                    </a:stretch>
                  </pic:blipFill>
                  <pic:spPr>
                    <a:xfrm>
                      <a:off x="0" y="0"/>
                      <a:ext cx="4461467" cy="2285998"/>
                    </a:xfrm>
                    <a:prstGeom prst="rect">
                      <a:avLst/>
                    </a:prstGeom>
                  </pic:spPr>
                </pic:pic>
              </a:graphicData>
            </a:graphic>
          </wp:inline>
        </w:drawing>
      </w:r>
    </w:p>
    <w:p w14:paraId="4687559F" w14:textId="77777777" w:rsidR="00F1214F" w:rsidRDefault="00BE2C0C" w:rsidP="001C0A2F">
      <w:pPr>
        <w:pStyle w:val="NoSpacing"/>
      </w:pPr>
      <w:r>
        <w:t xml:space="preserve">Figure 8: Measured upper bound </w:t>
      </w:r>
      <w:r>
        <w:rPr>
          <w:i/>
        </w:rPr>
        <w:t xml:space="preserve">δx </w:t>
      </w:r>
      <w:r>
        <w:t>(left y-axis) for sin(</w:t>
      </w:r>
      <w:r>
        <w:rPr>
          <w:i/>
        </w:rPr>
        <w:t>x</w:t>
      </w:r>
      <w:r>
        <w:t>±</w:t>
      </w:r>
      <w:r>
        <w:rPr>
          <w:i/>
        </w:rPr>
        <w:t>δx</w:t>
      </w:r>
      <w:r>
        <w:t xml:space="preserve">) across different values of </w:t>
      </w:r>
      <w:r>
        <w:rPr>
          <w:i/>
        </w:rPr>
        <w:t xml:space="preserve">x </w:t>
      </w:r>
      <w:r>
        <w:t xml:space="preserve">(x-axis) for Gaussian uncertainty. The corresponding uncertainty bias and uncertainty are also shown (right y-axis). The x-axis is expressed in units of </w:t>
      </w:r>
      <w:r>
        <w:rPr>
          <w:i/>
        </w:rPr>
        <w:t>π</w:t>
      </w:r>
      <w:r>
        <w:t>.</w:t>
      </w:r>
    </w:p>
    <w:p w14:paraId="6B7D7D09" w14:textId="77777777" w:rsidR="00983648" w:rsidRDefault="00983648" w:rsidP="001C0A2F">
      <w:pPr>
        <w:pStyle w:val="NoSpacing"/>
      </w:pPr>
    </w:p>
    <w:p w14:paraId="6BDA4531" w14:textId="77777777" w:rsidR="00A4680F" w:rsidRDefault="00A4680F" w:rsidP="001C0A2F">
      <w:pPr>
        <w:pStyle w:val="NoSpacing"/>
      </w:pPr>
    </w:p>
    <w:p w14:paraId="50EC860F" w14:textId="77777777" w:rsidR="00F1214F" w:rsidRDefault="00BE2C0C">
      <w:pPr>
        <w:pStyle w:val="Heading1"/>
        <w:spacing w:after="45"/>
        <w:ind w:left="469" w:hanging="484"/>
      </w:pPr>
      <w:r>
        <w:t>Polynomial</w:t>
      </w:r>
    </w:p>
    <w:p w14:paraId="1CDFCA5D" w14:textId="77777777" w:rsidR="00F1214F" w:rsidRDefault="00BE2C0C">
      <w:pPr>
        <w:spacing w:after="105"/>
        <w:ind w:left="-5" w:right="221"/>
      </w:pPr>
      <w:r>
        <w:t>Formula (5.1) presents polynomial Taylor expansion:</w:t>
      </w:r>
    </w:p>
    <w:p w14:paraId="50630E40" w14:textId="77777777" w:rsidR="00F1214F" w:rsidRDefault="00BE2C0C">
      <w:pPr>
        <w:tabs>
          <w:tab w:val="center" w:pos="3405"/>
          <w:tab w:val="center" w:pos="6685"/>
        </w:tabs>
        <w:spacing w:after="150" w:line="265" w:lineRule="auto"/>
        <w:ind w:firstLine="0"/>
        <w:jc w:val="left"/>
      </w:pPr>
      <w:r>
        <w:rPr>
          <w:rFonts w:ascii="Calibri" w:eastAsia="Calibri" w:hAnsi="Calibri" w:cs="Calibri"/>
          <w:sz w:val="22"/>
        </w:rPr>
        <w:lastRenderedPageBreak/>
        <w:tab/>
      </w:r>
      <w:r>
        <w:rPr>
          <w:noProof/>
        </w:rPr>
        <w:drawing>
          <wp:inline distT="0" distB="0" distL="0" distR="0" wp14:anchorId="73E49D1B" wp14:editId="246C020F">
            <wp:extent cx="2828544" cy="353568"/>
            <wp:effectExtent l="0" t="0" r="0" b="0"/>
            <wp:docPr id="54438" name="Picture 54438"/>
            <wp:cNvGraphicFramePr/>
            <a:graphic xmlns:a="http://schemas.openxmlformats.org/drawingml/2006/main">
              <a:graphicData uri="http://schemas.openxmlformats.org/drawingml/2006/picture">
                <pic:pic xmlns:pic="http://schemas.openxmlformats.org/drawingml/2006/picture">
                  <pic:nvPicPr>
                    <pic:cNvPr id="54438" name="Picture 54438"/>
                    <pic:cNvPicPr/>
                  </pic:nvPicPr>
                  <pic:blipFill>
                    <a:blip r:embed="rId30"/>
                    <a:stretch>
                      <a:fillRect/>
                    </a:stretch>
                  </pic:blipFill>
                  <pic:spPr>
                    <a:xfrm>
                      <a:off x="0" y="0"/>
                      <a:ext cx="2828544" cy="353568"/>
                    </a:xfrm>
                    <a:prstGeom prst="rect">
                      <a:avLst/>
                    </a:prstGeom>
                  </pic:spPr>
                </pic:pic>
              </a:graphicData>
            </a:graphic>
          </wp:inline>
        </w:drawing>
      </w:r>
      <w:r>
        <w:t>;</w:t>
      </w:r>
      <w:r>
        <w:tab/>
        <w:t>(5.1)</w:t>
      </w:r>
    </w:p>
    <w:p w14:paraId="03269D7F" w14:textId="77777777" w:rsidR="00F1214F" w:rsidRDefault="00BE2C0C">
      <w:pPr>
        <w:spacing w:after="326"/>
        <w:ind w:left="-5" w:right="221"/>
      </w:pPr>
      <w:r>
        <w:t>Because the maximal term in Formula (5.1) is ˜</w:t>
      </w:r>
      <w:r>
        <w:rPr>
          <w:i/>
        </w:rPr>
        <w:t>x</w:t>
      </w:r>
      <w:r>
        <w:rPr>
          <w:vertAlign w:val="superscript"/>
        </w:rPr>
        <w:t>2</w:t>
      </w:r>
      <w:r>
        <w:rPr>
          <w:i/>
          <w:vertAlign w:val="superscript"/>
        </w:rPr>
        <w:t>N</w:t>
      </w:r>
      <w:r>
        <w:t>, Formula (5.1) has only half of the maximal expansion order of Formula (2.6).</w:t>
      </w:r>
    </w:p>
    <w:p w14:paraId="7B74C85B" w14:textId="77777777" w:rsidR="00F1214F" w:rsidRDefault="00BE2C0C">
      <w:pPr>
        <w:pStyle w:val="Heading2"/>
        <w:ind w:left="598" w:hanging="613"/>
      </w:pPr>
      <w:r>
        <w:t>Tracking Rounding Error</w:t>
      </w:r>
    </w:p>
    <w:p w14:paraId="4A37463E" w14:textId="1306DAD1" w:rsidR="00F1214F" w:rsidRDefault="00BE2C0C">
      <w:pPr>
        <w:spacing w:after="344"/>
        <w:ind w:left="-5" w:right="221"/>
      </w:pPr>
      <w:r>
        <w:t>Variance arithmetic can track rounding errors effectively. Figure 9 shows the residual error of</w:t>
      </w:r>
      <w:r>
        <w:rPr>
          <w:noProof/>
        </w:rPr>
        <w:drawing>
          <wp:inline distT="0" distB="0" distL="0" distR="0" wp14:anchorId="5E97B205" wp14:editId="7C9548F9">
            <wp:extent cx="914400" cy="161544"/>
            <wp:effectExtent l="0" t="0" r="0" b="0"/>
            <wp:docPr id="54439" name="Picture 54439"/>
            <wp:cNvGraphicFramePr/>
            <a:graphic xmlns:a="http://schemas.openxmlformats.org/drawingml/2006/main">
              <a:graphicData uri="http://schemas.openxmlformats.org/drawingml/2006/picture">
                <pic:pic xmlns:pic="http://schemas.openxmlformats.org/drawingml/2006/picture">
                  <pic:nvPicPr>
                    <pic:cNvPr id="54439" name="Picture 54439"/>
                    <pic:cNvPicPr/>
                  </pic:nvPicPr>
                  <pic:blipFill>
                    <a:blip r:embed="rId31"/>
                    <a:stretch>
                      <a:fillRect/>
                    </a:stretch>
                  </pic:blipFill>
                  <pic:spPr>
                    <a:xfrm>
                      <a:off x="0" y="0"/>
                      <a:ext cx="914400" cy="161544"/>
                    </a:xfrm>
                    <a:prstGeom prst="rect">
                      <a:avLst/>
                    </a:prstGeom>
                  </pic:spPr>
                </pic:pic>
              </a:graphicData>
            </a:graphic>
          </wp:inline>
        </w:drawing>
      </w:r>
      <w:r>
        <w:t xml:space="preserve">), in which 224 is half of the max index for Gaussian bound moment. Whenever the </w:t>
      </w:r>
      <w:r>
        <w:t>required expansion order for 1</w:t>
      </w:r>
      <w:r>
        <w:rPr>
          <w:i/>
        </w:rPr>
        <w:t>/</w:t>
      </w:r>
      <w:r>
        <w:t>(1−</w:t>
      </w:r>
      <w:r>
        <w:rPr>
          <w:i/>
        </w:rPr>
        <w:t>x</w:t>
      </w:r>
      <w:r>
        <w:t>) is no more than 224, the residual error reflects solely the rounding error between</w:t>
      </w:r>
      <w:r>
        <w:rPr>
          <w:noProof/>
        </w:rPr>
        <w:drawing>
          <wp:inline distT="0" distB="0" distL="0" distR="0" wp14:anchorId="061D6C86" wp14:editId="31D91218">
            <wp:extent cx="411480" cy="161544"/>
            <wp:effectExtent l="0" t="0" r="0" b="0"/>
            <wp:docPr id="54440" name="Picture 54440"/>
            <wp:cNvGraphicFramePr/>
            <a:graphic xmlns:a="http://schemas.openxmlformats.org/drawingml/2006/main">
              <a:graphicData uri="http://schemas.openxmlformats.org/drawingml/2006/picture">
                <pic:pic xmlns:pic="http://schemas.openxmlformats.org/drawingml/2006/picture">
                  <pic:nvPicPr>
                    <pic:cNvPr id="54440" name="Picture 54440"/>
                    <pic:cNvPicPr/>
                  </pic:nvPicPr>
                  <pic:blipFill>
                    <a:blip r:embed="rId32"/>
                    <a:stretch>
                      <a:fillRect/>
                    </a:stretch>
                  </pic:blipFill>
                  <pic:spPr>
                    <a:xfrm>
                      <a:off x="0" y="0"/>
                      <a:ext cx="411480" cy="161544"/>
                    </a:xfrm>
                    <a:prstGeom prst="rect">
                      <a:avLst/>
                    </a:prstGeom>
                  </pic:spPr>
                </pic:pic>
              </a:graphicData>
            </a:graphic>
          </wp:inline>
        </w:drawing>
      </w:r>
      <w:r>
        <w:t xml:space="preserve">and </w:t>
      </w:r>
      <w:r>
        <w:rPr>
          <w:noProof/>
        </w:rPr>
        <w:drawing>
          <wp:inline distT="0" distB="0" distL="0" distR="0" wp14:anchorId="6F97EC25" wp14:editId="324B47F2">
            <wp:extent cx="179832" cy="143256"/>
            <wp:effectExtent l="0" t="0" r="0" b="0"/>
            <wp:docPr id="54441" name="Picture 54441"/>
            <wp:cNvGraphicFramePr/>
            <a:graphic xmlns:a="http://schemas.openxmlformats.org/drawingml/2006/main">
              <a:graphicData uri="http://schemas.openxmlformats.org/drawingml/2006/picture">
                <pic:pic xmlns:pic="http://schemas.openxmlformats.org/drawingml/2006/picture">
                  <pic:nvPicPr>
                    <pic:cNvPr id="54441" name="Picture 54441"/>
                    <pic:cNvPicPr/>
                  </pic:nvPicPr>
                  <pic:blipFill>
                    <a:blip r:embed="rId33"/>
                    <a:stretch>
                      <a:fillRect/>
                    </a:stretch>
                  </pic:blipFill>
                  <pic:spPr>
                    <a:xfrm>
                      <a:off x="0" y="0"/>
                      <a:ext cx="179832" cy="143256"/>
                    </a:xfrm>
                    <a:prstGeom prst="rect">
                      <a:avLst/>
                    </a:prstGeom>
                  </pic:spPr>
                </pic:pic>
              </a:graphicData>
            </a:graphic>
          </wp:inline>
        </w:drawing>
      </w:r>
      <w:r>
        <w:t xml:space="preserve">. A detailed analysis indicates that the maximal residual error is </w:t>
      </w:r>
      <w:del w:id="239" w:author="Author">
        <w:r>
          <w:delText>4</w:delText>
        </w:r>
      </w:del>
      <w:ins w:id="240" w:author="Author">
        <w:r w:rsidR="00934F2D">
          <w:t>four</w:t>
        </w:r>
      </w:ins>
      <w:r w:rsidR="00934F2D">
        <w:t xml:space="preserve"> </w:t>
      </w:r>
      <w:r>
        <w:t>times the ULP of 1</w:t>
      </w:r>
      <w:r>
        <w:rPr>
          <w:i/>
        </w:rPr>
        <w:t>/</w:t>
      </w:r>
      <w:r>
        <w:t>(1−</w:t>
      </w:r>
      <w:r>
        <w:rPr>
          <w:i/>
        </w:rPr>
        <w:t>x</w:t>
      </w:r>
      <w:r>
        <w:t xml:space="preserve">). In all cases, the calculated uncertainty bounds the residual error effectively for all </w:t>
      </w:r>
      <w:r>
        <w:rPr>
          <w:i/>
        </w:rPr>
        <w:t>x</w:t>
      </w:r>
      <w:r>
        <w:t>.</w:t>
      </w:r>
    </w:p>
    <w:p w14:paraId="458E9AC1" w14:textId="77777777" w:rsidR="00F1214F" w:rsidRDefault="00BE2C0C">
      <w:pPr>
        <w:pStyle w:val="Heading2"/>
        <w:ind w:left="598" w:hanging="613"/>
      </w:pPr>
      <w:r>
        <w:t>Continuity</w:t>
      </w:r>
    </w:p>
    <w:p w14:paraId="0AD3BCFA" w14:textId="77777777" w:rsidR="00F1214F" w:rsidRDefault="00BE2C0C">
      <w:pPr>
        <w:spacing w:after="344"/>
        <w:ind w:left="-5" w:right="221"/>
      </w:pPr>
      <w:r>
        <w:t xml:space="preserve">In variance arithmetic, the result mean, variance and histogram are generally continuous across parameter space. For example, </w:t>
      </w:r>
      <w:r>
        <w:rPr>
          <w:i/>
        </w:rPr>
        <w:t xml:space="preserve">δx </w:t>
      </w:r>
      <w:r>
        <w:t>has an upper bound for (</w:t>
      </w:r>
      <w:r>
        <w:rPr>
          <w:i/>
        </w:rPr>
        <w:t xml:space="preserve">x </w:t>
      </w:r>
      <w:r>
        <w:t xml:space="preserve">± </w:t>
      </w:r>
      <w:r>
        <w:rPr>
          <w:i/>
        </w:rPr>
        <w:t>δx</w:t>
      </w:r>
      <w:r>
        <w:t>)</w:t>
      </w:r>
      <w:r>
        <w:rPr>
          <w:i/>
          <w:vertAlign w:val="superscript"/>
        </w:rPr>
        <w:t xml:space="preserve">c </w:t>
      </w:r>
      <w:r>
        <w:t xml:space="preserve">to converge except when </w:t>
      </w:r>
      <w:r>
        <w:rPr>
          <w:i/>
        </w:rPr>
        <w:t xml:space="preserve">c </w:t>
      </w:r>
      <w:r>
        <w:t xml:space="preserve">is a natural number </w:t>
      </w:r>
      <w:r>
        <w:rPr>
          <w:i/>
        </w:rPr>
        <w:t>n</w:t>
      </w:r>
      <w:r>
        <w:t>. The result mean, variance and histogram of (</w:t>
      </w:r>
      <w:r>
        <w:rPr>
          <w:i/>
        </w:rPr>
        <w:t xml:space="preserve">x </w:t>
      </w:r>
      <w:r>
        <w:t xml:space="preserve">± </w:t>
      </w:r>
      <w:r>
        <w:rPr>
          <w:i/>
        </w:rPr>
        <w:t>δx</w:t>
      </w:r>
      <w:r>
        <w:t>)</w:t>
      </w:r>
      <w:r>
        <w:rPr>
          <w:i/>
          <w:vertAlign w:val="superscript"/>
        </w:rPr>
        <w:t xml:space="preserve">c </w:t>
      </w:r>
      <w:r>
        <w:t xml:space="preserve">remain continuous around </w:t>
      </w:r>
      <w:r>
        <w:rPr>
          <w:i/>
        </w:rPr>
        <w:t xml:space="preserve">c </w:t>
      </w:r>
      <w:r>
        <w:t xml:space="preserve">= </w:t>
      </w:r>
      <w:r>
        <w:rPr>
          <w:i/>
        </w:rPr>
        <w:t>n</w:t>
      </w:r>
      <w:r>
        <w:t>.</w:t>
      </w:r>
    </w:p>
    <w:p w14:paraId="780574A5" w14:textId="77777777" w:rsidR="00F1214F" w:rsidRDefault="00BE2C0C">
      <w:pPr>
        <w:pStyle w:val="Heading2"/>
        <w:ind w:left="598" w:hanging="613"/>
      </w:pPr>
      <w:r>
        <w:t>Distributional Hole</w:t>
      </w:r>
    </w:p>
    <w:p w14:paraId="0458D621" w14:textId="3E2C0B04" w:rsidR="00F1214F" w:rsidRDefault="00BE2C0C">
      <w:pPr>
        <w:ind w:left="-5" w:right="221"/>
      </w:pPr>
      <w:r>
        <w:t xml:space="preserve">A statistical bounding range in variance arithmetic can include a distributional pole if the analytic function is defined in its vicinity, such as around (0 ± </w:t>
      </w:r>
      <w:r>
        <w:rPr>
          <w:i/>
        </w:rPr>
        <w:t>δx</w:t>
      </w:r>
      <w:r>
        <w:t>)</w:t>
      </w:r>
      <w:r>
        <w:rPr>
          <w:i/>
          <w:vertAlign w:val="superscript"/>
        </w:rPr>
        <w:t>c</w:t>
      </w:r>
      <w:r>
        <w:rPr>
          <w:i/>
        </w:rPr>
        <w:t>,</w:t>
      </w:r>
      <w:r w:rsidR="00581D6E">
        <w:rPr>
          <w:i/>
        </w:rPr>
        <w:t xml:space="preserve"> </w:t>
      </w:r>
      <w:r>
        <w:rPr>
          <w:i/>
        </w:rPr>
        <w:t xml:space="preserve">c &gt; </w:t>
      </w:r>
      <w:r>
        <w:t>1. The presence of such poles does not disrupt the continuity of the result mean, variance, or histogram. Figure 10 illustrates the histograms of (</w:t>
      </w:r>
      <w:r>
        <w:rPr>
          <w:i/>
        </w:rPr>
        <w:t xml:space="preserve">x </w:t>
      </w:r>
      <w:r>
        <w:t>± 0</w:t>
      </w:r>
      <w:r>
        <w:rPr>
          <w:i/>
        </w:rPr>
        <w:t>.</w:t>
      </w:r>
      <w:r>
        <w:t>2)</w:t>
      </w:r>
      <w:r>
        <w:rPr>
          <w:i/>
          <w:vertAlign w:val="superscript"/>
        </w:rPr>
        <w:t xml:space="preserve">n </w:t>
      </w:r>
      <w:r>
        <w:t xml:space="preserve">when </w:t>
      </w:r>
      <w:r>
        <w:rPr>
          <w:i/>
        </w:rPr>
        <w:t xml:space="preserve">x </w:t>
      </w:r>
      <w:r>
        <w:t>= 0</w:t>
      </w:r>
      <w:r>
        <w:rPr>
          <w:i/>
        </w:rPr>
        <w:t>,</w:t>
      </w:r>
      <w:r w:rsidR="00A71075">
        <w:rPr>
          <w:i/>
        </w:rPr>
        <w:t xml:space="preserve"> </w:t>
      </w:r>
      <w:r>
        <w:t>−</w:t>
      </w:r>
      <w:r>
        <w:t>0</w:t>
      </w:r>
      <w:r>
        <w:rPr>
          <w:i/>
        </w:rPr>
        <w:t>.</w:t>
      </w:r>
      <w:r>
        <w:t>2</w:t>
      </w:r>
      <w:r>
        <w:rPr>
          <w:i/>
        </w:rPr>
        <w:t>,</w:t>
      </w:r>
      <w:r w:rsidR="00A71075">
        <w:rPr>
          <w:i/>
        </w:rPr>
        <w:t xml:space="preserve"> </w:t>
      </w:r>
      <w:r>
        <w:t>+0</w:t>
      </w:r>
      <w:r>
        <w:rPr>
          <w:i/>
        </w:rPr>
        <w:t>.</w:t>
      </w:r>
      <w:r>
        <w:t xml:space="preserve">2 and </w:t>
      </w:r>
      <w:r>
        <w:rPr>
          <w:i/>
        </w:rPr>
        <w:t xml:space="preserve">n </w:t>
      </w:r>
      <w:r>
        <w:t>= 2</w:t>
      </w:r>
      <w:r>
        <w:rPr>
          <w:i/>
        </w:rPr>
        <w:t>,</w:t>
      </w:r>
      <w:r>
        <w:t>3.</w:t>
      </w:r>
    </w:p>
    <w:p w14:paraId="5F1B70F3" w14:textId="38DF548E" w:rsidR="00F1214F" w:rsidRDefault="00BE2C0C" w:rsidP="00581D6E">
      <w:pPr>
        <w:pStyle w:val="ListParagraph"/>
      </w:pPr>
      <w:r>
        <w:t xml:space="preserve">When the second derivative is zero, the resulting distribution is symmetric </w:t>
      </w:r>
      <w:r w:rsidR="00581D6E">
        <w:t>two-sided</w:t>
      </w:r>
      <w:r>
        <w:t xml:space="preserve"> and Delta-like, such as when </w:t>
      </w:r>
      <w:r>
        <w:rPr>
          <w:i/>
        </w:rPr>
        <w:t xml:space="preserve">n </w:t>
      </w:r>
      <w:r>
        <w:t>= 3</w:t>
      </w:r>
      <w:r>
        <w:rPr>
          <w:i/>
        </w:rPr>
        <w:t>,</w:t>
      </w:r>
      <w:r w:rsidR="00581D6E">
        <w:rPr>
          <w:i/>
        </w:rPr>
        <w:t xml:space="preserve"> </w:t>
      </w:r>
      <w:r>
        <w:rPr>
          <w:i/>
        </w:rPr>
        <w:t xml:space="preserve">x </w:t>
      </w:r>
      <w:r>
        <w:t>= 0.</w:t>
      </w:r>
    </w:p>
    <w:p w14:paraId="3AC906A0" w14:textId="77777777" w:rsidR="00F1214F" w:rsidRDefault="00BE2C0C" w:rsidP="00581D6E">
      <w:pPr>
        <w:pStyle w:val="ListParagraph"/>
      </w:pPr>
      <w:r>
        <w:t xml:space="preserve">When the second derivative is positive, the resulting distribution is right-sided Delta-like, such as the distribution when </w:t>
      </w:r>
      <w:r>
        <w:rPr>
          <w:i/>
        </w:rPr>
        <w:t xml:space="preserve">n </w:t>
      </w:r>
      <w:r>
        <w:t>= 2</w:t>
      </w:r>
      <w:r>
        <w:rPr>
          <w:i/>
        </w:rPr>
        <w:t xml:space="preserve">,x </w:t>
      </w:r>
      <w:r>
        <w:t xml:space="preserve">= 0, or when </w:t>
      </w:r>
      <w:r>
        <w:rPr>
          <w:i/>
        </w:rPr>
        <w:t xml:space="preserve">n </w:t>
      </w:r>
      <w:r>
        <w:t>= 2</w:t>
      </w:r>
      <w:r>
        <w:rPr>
          <w:i/>
        </w:rPr>
        <w:t xml:space="preserve">,x </w:t>
      </w:r>
      <w:r>
        <w:t>= ±0</w:t>
      </w:r>
      <w:r>
        <w:rPr>
          <w:i/>
        </w:rPr>
        <w:t>.</w:t>
      </w:r>
      <w:r>
        <w:t xml:space="preserve">2, or when </w:t>
      </w:r>
      <w:r>
        <w:rPr>
          <w:i/>
        </w:rPr>
        <w:t xml:space="preserve">n </w:t>
      </w:r>
      <w:r>
        <w:t>= 3</w:t>
      </w:r>
      <w:r>
        <w:rPr>
          <w:i/>
        </w:rPr>
        <w:t xml:space="preserve">,x </w:t>
      </w:r>
      <w:r>
        <w:t>= 0</w:t>
      </w:r>
      <w:r>
        <w:rPr>
          <w:i/>
        </w:rPr>
        <w:t>.</w:t>
      </w:r>
      <w:r>
        <w:t>2.</w:t>
      </w:r>
    </w:p>
    <w:p w14:paraId="4D0FF4A0" w14:textId="3C7E0FFE" w:rsidR="00F1214F" w:rsidRDefault="00BE2C0C" w:rsidP="00581D6E">
      <w:pPr>
        <w:pStyle w:val="ListParagraph"/>
      </w:pPr>
      <w:r>
        <w:t xml:space="preserve">When the second derivative is negative, the resulted distribution is left-sided and Delta-like, such as when </w:t>
      </w:r>
      <w:r>
        <w:rPr>
          <w:i/>
        </w:rPr>
        <w:t xml:space="preserve">n </w:t>
      </w:r>
      <w:r>
        <w:t>= 3</w:t>
      </w:r>
      <w:r>
        <w:rPr>
          <w:i/>
        </w:rPr>
        <w:t>,</w:t>
      </w:r>
      <w:r w:rsidR="00581D6E">
        <w:rPr>
          <w:i/>
        </w:rPr>
        <w:t xml:space="preserve"> </w:t>
      </w:r>
      <w:r>
        <w:rPr>
          <w:i/>
        </w:rPr>
        <w:t xml:space="preserve">x </w:t>
      </w:r>
      <w:r>
        <w:t>= −0</w:t>
      </w:r>
      <w:r>
        <w:rPr>
          <w:i/>
        </w:rPr>
        <w:t>.</w:t>
      </w:r>
      <w:r>
        <w:t xml:space="preserve">2, which is the mirror image of the distribution when </w:t>
      </w:r>
      <w:r>
        <w:rPr>
          <w:i/>
        </w:rPr>
        <w:t xml:space="preserve">n </w:t>
      </w:r>
      <w:r>
        <w:t>= 3</w:t>
      </w:r>
      <w:r>
        <w:rPr>
          <w:i/>
        </w:rPr>
        <w:t>,</w:t>
      </w:r>
      <w:r w:rsidR="00581D6E">
        <w:rPr>
          <w:i/>
        </w:rPr>
        <w:t xml:space="preserve"> </w:t>
      </w:r>
      <w:r>
        <w:rPr>
          <w:i/>
        </w:rPr>
        <w:t xml:space="preserve">x </w:t>
      </w:r>
      <w:r>
        <w:t>= 0</w:t>
      </w:r>
      <w:r>
        <w:rPr>
          <w:i/>
        </w:rPr>
        <w:t>.</w:t>
      </w:r>
      <w:r>
        <w:t>2.</w:t>
      </w:r>
    </w:p>
    <w:p w14:paraId="7828896B" w14:textId="77777777" w:rsidR="00F1214F" w:rsidRDefault="00BE2C0C">
      <w:pPr>
        <w:spacing w:after="443"/>
        <w:ind w:left="-5" w:right="221"/>
      </w:pPr>
      <w:r>
        <w:t xml:space="preserve">In each case, the transition from </w:t>
      </w:r>
      <w:r>
        <w:rPr>
          <w:i/>
        </w:rPr>
        <w:t xml:space="preserve">x </w:t>
      </w:r>
      <w:r>
        <w:t xml:space="preserve">= 0 to </w:t>
      </w:r>
      <w:r>
        <w:rPr>
          <w:i/>
        </w:rPr>
        <w:t xml:space="preserve">x </w:t>
      </w:r>
      <w:r>
        <w:t>= 0</w:t>
      </w:r>
      <w:r>
        <w:rPr>
          <w:i/>
        </w:rPr>
        <w:t>.</w:t>
      </w:r>
      <w:r>
        <w:t>2 is continuous.</w:t>
      </w:r>
    </w:p>
    <w:p w14:paraId="462CD245" w14:textId="77777777" w:rsidR="00F1214F" w:rsidRDefault="00BE2C0C">
      <w:pPr>
        <w:pStyle w:val="Heading1"/>
        <w:spacing w:after="45"/>
        <w:ind w:left="469" w:hanging="484"/>
      </w:pPr>
      <w:r>
        <w:t>Mathematical Library Functions</w:t>
      </w:r>
    </w:p>
    <w:p w14:paraId="678D5B69" w14:textId="77777777" w:rsidR="00A4680F" w:rsidRDefault="00A4680F" w:rsidP="00A4680F">
      <w:pPr>
        <w:pStyle w:val="NoSpacing"/>
      </w:pPr>
    </w:p>
    <w:p w14:paraId="34F8BADD" w14:textId="77777777" w:rsidR="00A4680F" w:rsidRDefault="00A4680F" w:rsidP="00A4680F">
      <w:pPr>
        <w:pStyle w:val="NoSpacing"/>
      </w:pPr>
    </w:p>
    <w:tbl>
      <w:tblPr>
        <w:tblStyle w:val="TableGrid"/>
        <w:tblW w:w="6755" w:type="dxa"/>
        <w:tblInd w:w="60" w:type="dxa"/>
        <w:tblCellMar>
          <w:top w:w="7" w:type="dxa"/>
          <w:left w:w="108" w:type="dxa"/>
          <w:right w:w="108" w:type="dxa"/>
        </w:tblCellMar>
        <w:tblLook w:val="04A0" w:firstRow="1" w:lastRow="0" w:firstColumn="1" w:lastColumn="0" w:noHBand="0" w:noVBand="1"/>
      </w:tblPr>
      <w:tblGrid>
        <w:gridCol w:w="1458"/>
        <w:gridCol w:w="1535"/>
        <w:gridCol w:w="1256"/>
        <w:gridCol w:w="1253"/>
        <w:gridCol w:w="1253"/>
      </w:tblGrid>
      <w:tr w:rsidR="00A4680F" w14:paraId="48BF11F5" w14:textId="77777777" w:rsidTr="001C4FF9">
        <w:trPr>
          <w:trHeight w:val="224"/>
        </w:trPr>
        <w:tc>
          <w:tcPr>
            <w:tcW w:w="1459" w:type="dxa"/>
            <w:tcBorders>
              <w:top w:val="single" w:sz="3" w:space="0" w:color="000000"/>
              <w:left w:val="single" w:sz="3" w:space="0" w:color="000000"/>
              <w:bottom w:val="single" w:sz="3" w:space="0" w:color="000000"/>
              <w:right w:val="single" w:sz="3" w:space="0" w:color="000000"/>
            </w:tcBorders>
          </w:tcPr>
          <w:p w14:paraId="45258375" w14:textId="77777777" w:rsidR="00A4680F" w:rsidRDefault="00A4680F" w:rsidP="001C4FF9">
            <w:pPr>
              <w:spacing w:after="0" w:line="259" w:lineRule="auto"/>
              <w:ind w:left="38" w:firstLine="0"/>
              <w:jc w:val="left"/>
            </w:pPr>
            <w:r>
              <w:rPr>
                <w:sz w:val="18"/>
              </w:rPr>
              <w:t>Basic Function</w:t>
            </w:r>
          </w:p>
        </w:tc>
        <w:tc>
          <w:tcPr>
            <w:tcW w:w="1535" w:type="dxa"/>
            <w:tcBorders>
              <w:top w:val="single" w:sz="3" w:space="0" w:color="000000"/>
              <w:left w:val="single" w:sz="3" w:space="0" w:color="000000"/>
              <w:bottom w:val="single" w:sz="3" w:space="0" w:color="000000"/>
              <w:right w:val="single" w:sz="3" w:space="0" w:color="000000"/>
            </w:tcBorders>
          </w:tcPr>
          <w:p w14:paraId="4B30EACE" w14:textId="42CD34DC" w:rsidR="00A4680F" w:rsidRDefault="00BE2C0C" w:rsidP="001C4FF9">
            <w:pPr>
              <w:spacing w:after="0" w:line="259" w:lineRule="auto"/>
              <w:ind w:right="9" w:firstLine="0"/>
              <w:jc w:val="center"/>
            </w:pPr>
            <m:oMathPara>
              <m:oMath>
                <m:sSup>
                  <m:sSupPr>
                    <m:ctrlPr>
                      <w:rPr>
                        <w:rFonts w:ascii="Cambria Math" w:hAnsi="Cambria Math"/>
                        <w:i/>
                      </w:rPr>
                    </m:ctrlPr>
                  </m:sSupPr>
                  <m:e>
                    <m:r>
                      <w:rPr>
                        <w:rFonts w:ascii="Cambria Math" w:hAnsi="Cambria Math"/>
                      </w:rPr>
                      <m:t>e</m:t>
                    </m:r>
                  </m:e>
                  <m:sup>
                    <m:r>
                      <w:rPr>
                        <w:rFonts w:ascii="Cambria Math" w:hAnsi="Cambria Math"/>
                        <w:sz w:val="13"/>
                      </w:rPr>
                      <m:t>x</m:t>
                    </m:r>
                    <m:r>
                      <m:rPr>
                        <m:sty m:val="p"/>
                      </m:rPr>
                      <w:rPr>
                        <w:rFonts w:ascii="Cambria Math" w:hAnsi="Cambria Math"/>
                        <w:sz w:val="13"/>
                      </w:rPr>
                      <m:t>±</m:t>
                    </m:r>
                    <m:r>
                      <w:rPr>
                        <w:rFonts w:ascii="Cambria Math" w:hAnsi="Cambria Math"/>
                        <w:sz w:val="13"/>
                      </w:rPr>
                      <m:t>δx</m:t>
                    </m:r>
                  </m:sup>
                </m:sSup>
              </m:oMath>
            </m:oMathPara>
          </w:p>
        </w:tc>
        <w:tc>
          <w:tcPr>
            <w:tcW w:w="1256" w:type="dxa"/>
            <w:tcBorders>
              <w:top w:val="single" w:sz="3" w:space="0" w:color="000000"/>
              <w:left w:val="single" w:sz="3" w:space="0" w:color="000000"/>
              <w:bottom w:val="single" w:sz="3" w:space="0" w:color="000000"/>
              <w:right w:val="single" w:sz="3" w:space="0" w:color="000000"/>
            </w:tcBorders>
          </w:tcPr>
          <w:p w14:paraId="2EACCFBB" w14:textId="77777777" w:rsidR="00A4680F" w:rsidRDefault="00A4680F" w:rsidP="001C4FF9">
            <w:pPr>
              <w:spacing w:after="0" w:line="259" w:lineRule="auto"/>
              <w:ind w:firstLine="0"/>
              <w:jc w:val="center"/>
            </w:pPr>
            <w:r>
              <w:rPr>
                <w:sz w:val="18"/>
              </w:rPr>
              <w:t>log(</w:t>
            </w:r>
            <w:r>
              <w:rPr>
                <w:i/>
                <w:sz w:val="18"/>
              </w:rPr>
              <w:t xml:space="preserve">x </w:t>
            </w:r>
            <w:r>
              <w:rPr>
                <w:sz w:val="18"/>
              </w:rPr>
              <w:t xml:space="preserve">± </w:t>
            </w:r>
            <w:r>
              <w:rPr>
                <w:i/>
                <w:sz w:val="18"/>
              </w:rPr>
              <w:t>δx</w:t>
            </w:r>
            <w:r>
              <w:rPr>
                <w:sz w:val="18"/>
              </w:rPr>
              <w:t>)</w:t>
            </w:r>
          </w:p>
        </w:tc>
        <w:tc>
          <w:tcPr>
            <w:tcW w:w="1253" w:type="dxa"/>
            <w:tcBorders>
              <w:top w:val="single" w:sz="3" w:space="0" w:color="000000"/>
              <w:left w:val="single" w:sz="3" w:space="0" w:color="000000"/>
              <w:bottom w:val="single" w:sz="3" w:space="0" w:color="000000"/>
              <w:right w:val="single" w:sz="3" w:space="0" w:color="000000"/>
            </w:tcBorders>
          </w:tcPr>
          <w:p w14:paraId="36AA0C2E" w14:textId="77777777" w:rsidR="00A4680F" w:rsidRDefault="00A4680F" w:rsidP="001C4FF9">
            <w:pPr>
              <w:spacing w:after="0" w:line="259" w:lineRule="auto"/>
              <w:ind w:right="9" w:firstLine="0"/>
              <w:jc w:val="center"/>
            </w:pPr>
            <w:r>
              <w:rPr>
                <w:sz w:val="18"/>
              </w:rPr>
              <w:t xml:space="preserve">(1 ± </w:t>
            </w:r>
            <w:r>
              <w:rPr>
                <w:i/>
                <w:sz w:val="18"/>
              </w:rPr>
              <w:t>δx</w:t>
            </w:r>
            <w:r>
              <w:rPr>
                <w:sz w:val="18"/>
              </w:rPr>
              <w:t>)</w:t>
            </w:r>
            <w:r>
              <w:rPr>
                <w:i/>
                <w:sz w:val="18"/>
                <w:vertAlign w:val="superscript"/>
              </w:rPr>
              <w:t>c</w:t>
            </w:r>
          </w:p>
        </w:tc>
        <w:tc>
          <w:tcPr>
            <w:tcW w:w="1253" w:type="dxa"/>
            <w:tcBorders>
              <w:top w:val="single" w:sz="3" w:space="0" w:color="000000"/>
              <w:left w:val="single" w:sz="3" w:space="0" w:color="000000"/>
              <w:bottom w:val="single" w:sz="3" w:space="0" w:color="000000"/>
              <w:right w:val="single" w:sz="3" w:space="0" w:color="000000"/>
            </w:tcBorders>
          </w:tcPr>
          <w:p w14:paraId="34A212FC" w14:textId="77777777" w:rsidR="00A4680F" w:rsidRDefault="00A4680F" w:rsidP="001C4FF9">
            <w:pPr>
              <w:spacing w:after="0" w:line="259" w:lineRule="auto"/>
              <w:ind w:firstLine="0"/>
              <w:jc w:val="center"/>
            </w:pPr>
            <w:r>
              <w:rPr>
                <w:sz w:val="18"/>
              </w:rPr>
              <w:t>sin(</w:t>
            </w:r>
            <w:r>
              <w:rPr>
                <w:i/>
                <w:sz w:val="18"/>
              </w:rPr>
              <w:t xml:space="preserve">x </w:t>
            </w:r>
            <w:r>
              <w:rPr>
                <w:sz w:val="18"/>
              </w:rPr>
              <w:t xml:space="preserve">± </w:t>
            </w:r>
            <w:r>
              <w:rPr>
                <w:i/>
                <w:sz w:val="18"/>
              </w:rPr>
              <w:t>δx</w:t>
            </w:r>
            <w:r>
              <w:rPr>
                <w:sz w:val="18"/>
              </w:rPr>
              <w:t>)</w:t>
            </w:r>
          </w:p>
        </w:tc>
      </w:tr>
      <w:tr w:rsidR="00A4680F" w14:paraId="6FBEA4BC" w14:textId="77777777" w:rsidTr="001C4FF9">
        <w:trPr>
          <w:trHeight w:val="223"/>
        </w:trPr>
        <w:tc>
          <w:tcPr>
            <w:tcW w:w="1459" w:type="dxa"/>
            <w:tcBorders>
              <w:top w:val="single" w:sz="3" w:space="0" w:color="000000"/>
              <w:left w:val="single" w:sz="3" w:space="0" w:color="000000"/>
              <w:bottom w:val="single" w:sz="3" w:space="0" w:color="000000"/>
              <w:right w:val="single" w:sz="3" w:space="0" w:color="000000"/>
            </w:tcBorders>
          </w:tcPr>
          <w:p w14:paraId="6520B79F" w14:textId="77777777" w:rsidR="00A4680F" w:rsidRDefault="00A4680F" w:rsidP="001C4FF9">
            <w:pPr>
              <w:spacing w:after="0" w:line="259" w:lineRule="auto"/>
              <w:ind w:firstLine="0"/>
              <w:jc w:val="center"/>
            </w:pPr>
            <w:r>
              <w:rPr>
                <w:sz w:val="18"/>
              </w:rPr>
              <w:lastRenderedPageBreak/>
              <w:t>Range</w:t>
            </w:r>
          </w:p>
        </w:tc>
        <w:tc>
          <w:tcPr>
            <w:tcW w:w="1535" w:type="dxa"/>
            <w:tcBorders>
              <w:top w:val="single" w:sz="3" w:space="0" w:color="000000"/>
              <w:left w:val="single" w:sz="3" w:space="0" w:color="000000"/>
              <w:bottom w:val="single" w:sz="3" w:space="0" w:color="000000"/>
              <w:right w:val="single" w:sz="3" w:space="0" w:color="000000"/>
            </w:tcBorders>
          </w:tcPr>
          <w:p w14:paraId="333143E0" w14:textId="77777777" w:rsidR="00A4680F" w:rsidRDefault="00A4680F" w:rsidP="001C4FF9">
            <w:pPr>
              <w:spacing w:after="0" w:line="259" w:lineRule="auto"/>
              <w:ind w:firstLine="0"/>
              <w:jc w:val="left"/>
            </w:pPr>
            <w:r>
              <w:rPr>
                <w:i/>
                <w:sz w:val="18"/>
              </w:rPr>
              <w:t xml:space="preserve">x </w:t>
            </w:r>
            <w:r>
              <w:rPr>
                <w:sz w:val="18"/>
              </w:rPr>
              <w:t>∈ [−100</w:t>
            </w:r>
            <w:r>
              <w:rPr>
                <w:i/>
                <w:sz w:val="18"/>
              </w:rPr>
              <w:t>,</w:t>
            </w:r>
            <w:r>
              <w:rPr>
                <w:sz w:val="18"/>
              </w:rPr>
              <w:t>+100]</w:t>
            </w:r>
          </w:p>
        </w:tc>
        <w:tc>
          <w:tcPr>
            <w:tcW w:w="1256" w:type="dxa"/>
            <w:tcBorders>
              <w:top w:val="single" w:sz="3" w:space="0" w:color="000000"/>
              <w:left w:val="single" w:sz="3" w:space="0" w:color="000000"/>
              <w:bottom w:val="single" w:sz="3" w:space="0" w:color="000000"/>
              <w:right w:val="single" w:sz="3" w:space="0" w:color="000000"/>
            </w:tcBorders>
          </w:tcPr>
          <w:p w14:paraId="0405BE8C" w14:textId="77777777" w:rsidR="00A4680F" w:rsidRDefault="00A4680F" w:rsidP="001C4FF9">
            <w:pPr>
              <w:spacing w:after="0" w:line="259" w:lineRule="auto"/>
              <w:ind w:firstLine="0"/>
              <w:jc w:val="left"/>
            </w:pPr>
            <w:r>
              <w:rPr>
                <w:i/>
                <w:sz w:val="18"/>
              </w:rPr>
              <w:t xml:space="preserve">x </w:t>
            </w:r>
            <w:r>
              <w:rPr>
                <w:sz w:val="18"/>
              </w:rPr>
              <w:t>∈ [1</w:t>
            </w:r>
            <w:r>
              <w:rPr>
                <w:i/>
                <w:sz w:val="18"/>
              </w:rPr>
              <w:t>/</w:t>
            </w:r>
            <w:r>
              <w:rPr>
                <w:sz w:val="18"/>
              </w:rPr>
              <w:t>32</w:t>
            </w:r>
            <w:r>
              <w:rPr>
                <w:i/>
                <w:sz w:val="18"/>
              </w:rPr>
              <w:t>,</w:t>
            </w:r>
            <w:r>
              <w:rPr>
                <w:sz w:val="18"/>
              </w:rPr>
              <w:t>32]</w:t>
            </w:r>
          </w:p>
        </w:tc>
        <w:tc>
          <w:tcPr>
            <w:tcW w:w="1253" w:type="dxa"/>
            <w:tcBorders>
              <w:top w:val="single" w:sz="3" w:space="0" w:color="000000"/>
              <w:left w:val="single" w:sz="3" w:space="0" w:color="000000"/>
              <w:bottom w:val="single" w:sz="3" w:space="0" w:color="000000"/>
              <w:right w:val="single" w:sz="3" w:space="0" w:color="000000"/>
            </w:tcBorders>
          </w:tcPr>
          <w:p w14:paraId="6B6BAFFD" w14:textId="77777777" w:rsidR="00A4680F" w:rsidRDefault="00A4680F" w:rsidP="001C4FF9">
            <w:pPr>
              <w:spacing w:after="0" w:line="259" w:lineRule="auto"/>
              <w:ind w:left="51" w:firstLine="0"/>
              <w:jc w:val="left"/>
            </w:pPr>
            <w:r>
              <w:rPr>
                <w:i/>
                <w:sz w:val="18"/>
              </w:rPr>
              <w:t xml:space="preserve">c </w:t>
            </w:r>
            <w:r>
              <w:rPr>
                <w:sz w:val="18"/>
              </w:rPr>
              <w:t>∈ [−3</w:t>
            </w:r>
            <w:r>
              <w:rPr>
                <w:i/>
                <w:sz w:val="18"/>
              </w:rPr>
              <w:t>,</w:t>
            </w:r>
            <w:r>
              <w:rPr>
                <w:sz w:val="18"/>
              </w:rPr>
              <w:t>+3]</w:t>
            </w:r>
          </w:p>
        </w:tc>
        <w:tc>
          <w:tcPr>
            <w:tcW w:w="1253" w:type="dxa"/>
            <w:tcBorders>
              <w:top w:val="single" w:sz="3" w:space="0" w:color="000000"/>
              <w:left w:val="single" w:sz="3" w:space="0" w:color="000000"/>
              <w:bottom w:val="single" w:sz="3" w:space="0" w:color="000000"/>
              <w:right w:val="single" w:sz="3" w:space="0" w:color="000000"/>
            </w:tcBorders>
          </w:tcPr>
          <w:p w14:paraId="1D4B606B" w14:textId="77777777" w:rsidR="00A4680F" w:rsidRDefault="00A4680F" w:rsidP="001C4FF9">
            <w:pPr>
              <w:spacing w:after="0" w:line="259" w:lineRule="auto"/>
              <w:ind w:left="19" w:firstLine="0"/>
              <w:jc w:val="left"/>
            </w:pPr>
            <w:r>
              <w:rPr>
                <w:i/>
                <w:sz w:val="18"/>
              </w:rPr>
              <w:t xml:space="preserve">x </w:t>
            </w:r>
            <w:r>
              <w:rPr>
                <w:sz w:val="18"/>
              </w:rPr>
              <w:t>∈ [−</w:t>
            </w:r>
            <w:r>
              <w:rPr>
                <w:i/>
                <w:sz w:val="18"/>
              </w:rPr>
              <w:t>π,</w:t>
            </w:r>
            <w:r>
              <w:rPr>
                <w:sz w:val="18"/>
              </w:rPr>
              <w:t>+</w:t>
            </w:r>
            <w:r>
              <w:rPr>
                <w:i/>
                <w:sz w:val="18"/>
              </w:rPr>
              <w:t>π</w:t>
            </w:r>
            <w:r>
              <w:rPr>
                <w:sz w:val="18"/>
              </w:rPr>
              <w:t>]</w:t>
            </w:r>
          </w:p>
        </w:tc>
      </w:tr>
      <w:tr w:rsidR="00A4680F" w14:paraId="729E1711" w14:textId="77777777" w:rsidTr="001C4FF9">
        <w:trPr>
          <w:trHeight w:val="223"/>
        </w:trPr>
        <w:tc>
          <w:tcPr>
            <w:tcW w:w="1459" w:type="dxa"/>
            <w:tcBorders>
              <w:top w:val="single" w:sz="3" w:space="0" w:color="000000"/>
              <w:left w:val="single" w:sz="3" w:space="0" w:color="000000"/>
              <w:bottom w:val="single" w:sz="3" w:space="0" w:color="000000"/>
              <w:right w:val="single" w:sz="3" w:space="0" w:color="000000"/>
            </w:tcBorders>
          </w:tcPr>
          <w:p w14:paraId="7FC2C584" w14:textId="77777777" w:rsidR="00A4680F" w:rsidRDefault="00A4680F" w:rsidP="001C4FF9">
            <w:pPr>
              <w:spacing w:after="0" w:line="259" w:lineRule="auto"/>
              <w:ind w:firstLine="0"/>
              <w:jc w:val="left"/>
            </w:pPr>
            <w:r>
              <w:rPr>
                <w:sz w:val="18"/>
              </w:rPr>
              <w:t>Error Deviation</w:t>
            </w:r>
          </w:p>
        </w:tc>
        <w:tc>
          <w:tcPr>
            <w:tcW w:w="1535" w:type="dxa"/>
            <w:tcBorders>
              <w:top w:val="single" w:sz="3" w:space="0" w:color="000000"/>
              <w:left w:val="single" w:sz="3" w:space="0" w:color="000000"/>
              <w:bottom w:val="single" w:sz="3" w:space="0" w:color="000000"/>
              <w:right w:val="single" w:sz="3" w:space="0" w:color="000000"/>
            </w:tcBorders>
          </w:tcPr>
          <w:p w14:paraId="6E2057A8" w14:textId="77777777" w:rsidR="00A4680F" w:rsidRDefault="00A4680F" w:rsidP="001C4FF9">
            <w:pPr>
              <w:spacing w:after="0" w:line="259" w:lineRule="auto"/>
              <w:ind w:firstLine="0"/>
              <w:jc w:val="center"/>
            </w:pPr>
            <w:r>
              <w:rPr>
                <w:sz w:val="18"/>
              </w:rPr>
              <w:t>1</w:t>
            </w:r>
            <w:r>
              <w:rPr>
                <w:i/>
                <w:sz w:val="18"/>
              </w:rPr>
              <w:t>.</w:t>
            </w:r>
            <w:r>
              <w:rPr>
                <w:sz w:val="18"/>
              </w:rPr>
              <w:t>000 ± 0</w:t>
            </w:r>
            <w:r>
              <w:rPr>
                <w:i/>
                <w:sz w:val="18"/>
              </w:rPr>
              <w:t>.</w:t>
            </w:r>
            <w:r>
              <w:rPr>
                <w:sz w:val="18"/>
              </w:rPr>
              <w:t>010</w:t>
            </w:r>
          </w:p>
        </w:tc>
        <w:tc>
          <w:tcPr>
            <w:tcW w:w="1256" w:type="dxa"/>
            <w:tcBorders>
              <w:top w:val="single" w:sz="3" w:space="0" w:color="000000"/>
              <w:left w:val="single" w:sz="3" w:space="0" w:color="000000"/>
              <w:bottom w:val="single" w:sz="3" w:space="0" w:color="000000"/>
              <w:right w:val="single" w:sz="3" w:space="0" w:color="000000"/>
            </w:tcBorders>
          </w:tcPr>
          <w:p w14:paraId="69CFA7DD" w14:textId="77777777" w:rsidR="00A4680F" w:rsidRDefault="00A4680F" w:rsidP="001C4FF9">
            <w:pPr>
              <w:spacing w:after="0" w:line="259" w:lineRule="auto"/>
              <w:ind w:left="1" w:firstLine="0"/>
              <w:jc w:val="left"/>
            </w:pPr>
            <w:r>
              <w:rPr>
                <w:sz w:val="18"/>
              </w:rPr>
              <w:t>0</w:t>
            </w:r>
            <w:r>
              <w:rPr>
                <w:i/>
                <w:sz w:val="18"/>
              </w:rPr>
              <w:t>.</w:t>
            </w:r>
            <w:r>
              <w:rPr>
                <w:sz w:val="18"/>
              </w:rPr>
              <w:t>999 ± 0</w:t>
            </w:r>
            <w:r>
              <w:rPr>
                <w:i/>
                <w:sz w:val="18"/>
              </w:rPr>
              <w:t>.</w:t>
            </w:r>
            <w:r>
              <w:rPr>
                <w:sz w:val="18"/>
              </w:rPr>
              <w:t>011</w:t>
            </w:r>
          </w:p>
        </w:tc>
        <w:tc>
          <w:tcPr>
            <w:tcW w:w="1253" w:type="dxa"/>
            <w:tcBorders>
              <w:top w:val="single" w:sz="3" w:space="0" w:color="000000"/>
              <w:left w:val="single" w:sz="3" w:space="0" w:color="000000"/>
              <w:bottom w:val="single" w:sz="3" w:space="0" w:color="000000"/>
              <w:right w:val="single" w:sz="3" w:space="0" w:color="000000"/>
            </w:tcBorders>
          </w:tcPr>
          <w:p w14:paraId="5E67AF69" w14:textId="77777777" w:rsidR="00A4680F" w:rsidRDefault="00A4680F" w:rsidP="001C4FF9">
            <w:pPr>
              <w:spacing w:after="0" w:line="259" w:lineRule="auto"/>
              <w:ind w:firstLine="0"/>
              <w:jc w:val="left"/>
            </w:pPr>
            <w:r>
              <w:rPr>
                <w:sz w:val="18"/>
              </w:rPr>
              <w:t>0</w:t>
            </w:r>
            <w:r>
              <w:rPr>
                <w:i/>
                <w:sz w:val="18"/>
              </w:rPr>
              <w:t>.</w:t>
            </w:r>
            <w:r>
              <w:rPr>
                <w:sz w:val="18"/>
              </w:rPr>
              <w:t>989 ± 0</w:t>
            </w:r>
            <w:r>
              <w:rPr>
                <w:i/>
                <w:sz w:val="18"/>
              </w:rPr>
              <w:t>.</w:t>
            </w:r>
            <w:r>
              <w:rPr>
                <w:sz w:val="18"/>
              </w:rPr>
              <w:t>104</w:t>
            </w:r>
          </w:p>
        </w:tc>
        <w:tc>
          <w:tcPr>
            <w:tcW w:w="1253" w:type="dxa"/>
            <w:tcBorders>
              <w:top w:val="single" w:sz="3" w:space="0" w:color="000000"/>
              <w:left w:val="single" w:sz="3" w:space="0" w:color="000000"/>
              <w:bottom w:val="single" w:sz="3" w:space="0" w:color="000000"/>
              <w:right w:val="single" w:sz="3" w:space="0" w:color="000000"/>
            </w:tcBorders>
          </w:tcPr>
          <w:p w14:paraId="4AC13F16" w14:textId="77777777" w:rsidR="00A4680F" w:rsidRDefault="00A4680F" w:rsidP="001C4FF9">
            <w:pPr>
              <w:spacing w:after="0" w:line="259" w:lineRule="auto"/>
              <w:ind w:firstLine="0"/>
              <w:jc w:val="left"/>
            </w:pPr>
            <w:r>
              <w:rPr>
                <w:sz w:val="18"/>
              </w:rPr>
              <w:t>0</w:t>
            </w:r>
            <w:r>
              <w:rPr>
                <w:i/>
                <w:sz w:val="18"/>
              </w:rPr>
              <w:t>.</w:t>
            </w:r>
            <w:r>
              <w:rPr>
                <w:sz w:val="18"/>
              </w:rPr>
              <w:t>978 ± 0</w:t>
            </w:r>
            <w:r>
              <w:rPr>
                <w:i/>
                <w:sz w:val="18"/>
              </w:rPr>
              <w:t>.</w:t>
            </w:r>
            <w:r>
              <w:rPr>
                <w:sz w:val="18"/>
              </w:rPr>
              <w:t>150</w:t>
            </w:r>
          </w:p>
        </w:tc>
      </w:tr>
    </w:tbl>
    <w:p w14:paraId="35E7CC7B" w14:textId="26E94A93" w:rsidR="00A4680F" w:rsidRDefault="00A4680F" w:rsidP="00A4680F">
      <w:pPr>
        <w:spacing w:after="68" w:line="252" w:lineRule="auto"/>
        <w:ind w:left="-5" w:right="221"/>
      </w:pPr>
      <w:r>
        <w:t xml:space="preserve">Table 1: The result error deviation of selected basic functions </w:t>
      </w:r>
      <w:del w:id="241" w:author="Author">
        <w:r>
          <w:delText xml:space="preserve">using variance arithmetic using </w:delText>
        </w:r>
      </w:del>
      <w:ins w:id="242" w:author="Author">
        <w:r w:rsidR="00934F2D">
          <w:t xml:space="preserve">with </w:t>
        </w:r>
      </w:ins>
      <w:r w:rsidR="00934F2D">
        <w:t>Gaussian input noise</w:t>
      </w:r>
      <w:del w:id="243" w:author="Author">
        <w:r>
          <w:delText>, with</w:delText>
        </w:r>
      </w:del>
      <w:ins w:id="244" w:author="Author">
        <w:r w:rsidR="00934F2D">
          <w:t xml:space="preserve"> (</w:t>
        </w:r>
      </w:ins>
      <w:r w:rsidR="00934F2D">
        <w:t xml:space="preserve"> </w:t>
      </w:r>
      <w:r w:rsidR="00934F2D">
        <w:rPr>
          <w:i/>
        </w:rPr>
        <w:t xml:space="preserve">δx &gt; </w:t>
      </w:r>
      <w:r w:rsidR="00934F2D">
        <w:t>10</w:t>
      </w:r>
      <w:r w:rsidR="00934F2D">
        <w:rPr>
          <w:vertAlign w:val="superscript"/>
        </w:rPr>
        <w:t>−15</w:t>
      </w:r>
      <w:ins w:id="245" w:author="Author">
        <w:r w:rsidR="00934F2D">
          <w:t xml:space="preserve">), obtained </w:t>
        </w:r>
        <w:r>
          <w:t>using variance arithmetic</w:t>
        </w:r>
      </w:ins>
      <w:r>
        <w:t>.</w:t>
      </w:r>
      <w:r w:rsidR="00CB03E6">
        <w:t xml:space="preserve"> </w:t>
      </w:r>
    </w:p>
    <w:p w14:paraId="72DB7110" w14:textId="77777777" w:rsidR="00A4680F" w:rsidRDefault="00A4680F">
      <w:pPr>
        <w:ind w:left="-5" w:right="221"/>
      </w:pPr>
    </w:p>
    <w:p w14:paraId="4400E0A3" w14:textId="62ABB520" w:rsidR="0055502C" w:rsidRDefault="00BE2C0C" w:rsidP="0055502C">
      <w:pPr>
        <w:spacing w:after="51"/>
        <w:ind w:left="-5" w:right="221"/>
      </w:pPr>
      <w:r>
        <w:t>Table 1 shows that</w:t>
      </w:r>
      <w:del w:id="246" w:author="Author">
        <w:r>
          <w:delText xml:space="preserve"> Formula</w:delText>
        </w:r>
      </w:del>
      <w:ins w:id="247" w:author="Author">
        <w:r w:rsidR="00934F2D">
          <w:t>,</w:t>
        </w:r>
        <w:r>
          <w:t xml:space="preserve"> </w:t>
        </w:r>
        <w:r w:rsidR="00934F2D">
          <w:t>by sampling Gaussian input noise with</w:t>
        </w:r>
        <w:r w:rsidR="00934F2D" w:rsidRPr="00934F2D">
          <w:t xml:space="preserve"> </w:t>
        </w:r>
        <w:r w:rsidR="00934F2D">
          <w:t xml:space="preserve">distributional deviation </w:t>
        </w:r>
        <w:r w:rsidR="00934F2D">
          <w:rPr>
            <w:i/>
          </w:rPr>
          <w:t xml:space="preserve">δx, </w:t>
        </w:r>
        <w:r>
          <w:t>Formula</w:t>
        </w:r>
        <w:r w:rsidR="00934F2D">
          <w:t>s</w:t>
        </w:r>
      </w:ins>
      <w:r>
        <w:t xml:space="preserve"> (2.15), (2.17), (2.20), and (2.22) </w:t>
      </w:r>
      <w:r w:rsidR="008958BB">
        <w:t>provide</w:t>
      </w:r>
      <w:r>
        <w:t xml:space="preserve"> almost perfect </w:t>
      </w:r>
      <w:del w:id="248" w:author="Author">
        <w:r>
          <w:delText>deviation</w:delText>
        </w:r>
      </w:del>
      <w:ins w:id="249" w:author="Author">
        <w:r>
          <w:t>deviation</w:t>
        </w:r>
        <w:r w:rsidR="00934F2D">
          <w:t>s</w:t>
        </w:r>
      </w:ins>
      <w:r>
        <w:t xml:space="preserve"> for </w:t>
      </w:r>
      <w:del w:id="250" w:author="Author">
        <w:r>
          <w:delText xml:space="preserve">the </w:delText>
        </w:r>
      </w:del>
      <w:r>
        <w:t xml:space="preserve">result values </w:t>
      </w:r>
      <w:del w:id="251" w:author="Author">
        <w:r>
          <w:delText xml:space="preserve">which are </w:delText>
        </w:r>
      </w:del>
      <w:r>
        <w:t>calculated using corresponding math library functions</w:t>
      </w:r>
      <w:del w:id="252" w:author="Author">
        <w:r>
          <w:delText xml:space="preserve"> by </w:delText>
        </w:r>
        <w:r w:rsidR="00A71075">
          <w:delText>sampling</w:delText>
        </w:r>
        <w:r>
          <w:delText xml:space="preserve"> Gaussian input noise with </w:delText>
        </w:r>
        <w:r>
          <w:rPr>
            <w:i/>
          </w:rPr>
          <w:delText xml:space="preserve">δx </w:delText>
        </w:r>
        <w:r>
          <w:delText>as distributional deviation.</w:delText>
        </w:r>
      </w:del>
      <w:ins w:id="253" w:author="Author">
        <w:r>
          <w:t>.</w:t>
        </w:r>
      </w:ins>
      <w:r w:rsidR="0055502C">
        <w:t xml:space="preserve"> Table 1 shows </w:t>
      </w:r>
      <w:del w:id="254" w:author="Author">
        <w:r w:rsidR="0055502C">
          <w:delText xml:space="preserve">the </w:delText>
        </w:r>
      </w:del>
      <w:r w:rsidR="0055502C">
        <w:t xml:space="preserve">results </w:t>
      </w:r>
      <w:del w:id="255" w:author="Author">
        <w:r w:rsidR="0055502C">
          <w:delText>from</w:delText>
        </w:r>
      </w:del>
      <w:ins w:id="256" w:author="Author">
        <w:r w:rsidR="00934F2D">
          <w:t>obtained using</w:t>
        </w:r>
      </w:ins>
      <w:r w:rsidR="00934F2D">
        <w:t xml:space="preserve"> </w:t>
      </w:r>
      <w:r w:rsidR="0055502C">
        <w:t xml:space="preserve">Python, which </w:t>
      </w:r>
      <w:del w:id="257" w:author="Author">
        <w:r w:rsidR="0055502C">
          <w:delText>differs</w:delText>
        </w:r>
      </w:del>
      <w:ins w:id="258" w:author="Author">
        <w:r w:rsidR="0055502C">
          <w:t>differ</w:t>
        </w:r>
      </w:ins>
      <w:r w:rsidR="0055502C">
        <w:t xml:space="preserve"> slightly from those</w:t>
      </w:r>
      <w:r w:rsidR="00934F2D">
        <w:t xml:space="preserve"> </w:t>
      </w:r>
      <w:ins w:id="259" w:author="Author">
        <w:r w:rsidR="00934F2D">
          <w:t>obtained</w:t>
        </w:r>
        <w:r w:rsidR="0055502C">
          <w:t xml:space="preserve"> </w:t>
        </w:r>
      </w:ins>
      <w:r w:rsidR="0055502C">
        <w:t>from either C++ or Java.</w:t>
      </w:r>
    </w:p>
    <w:p w14:paraId="408B7968" w14:textId="70B693A5" w:rsidR="00F1214F" w:rsidRDefault="00F1214F">
      <w:pPr>
        <w:ind w:left="-5" w:right="221"/>
      </w:pPr>
    </w:p>
    <w:p w14:paraId="41BD6A8A" w14:textId="77777777" w:rsidR="00F1214F" w:rsidRDefault="00BE2C0C">
      <w:pPr>
        <w:spacing w:after="228" w:line="259" w:lineRule="auto"/>
        <w:ind w:left="406" w:firstLine="0"/>
        <w:jc w:val="left"/>
      </w:pPr>
      <w:r>
        <w:rPr>
          <w:noProof/>
        </w:rPr>
        <w:drawing>
          <wp:inline distT="0" distB="0" distL="0" distR="0" wp14:anchorId="0D13D62D" wp14:editId="4D0C25DC">
            <wp:extent cx="3849097" cy="2285998"/>
            <wp:effectExtent l="0" t="0" r="0" b="0"/>
            <wp:docPr id="3666" name="Picture 3666"/>
            <wp:cNvGraphicFramePr/>
            <a:graphic xmlns:a="http://schemas.openxmlformats.org/drawingml/2006/main">
              <a:graphicData uri="http://schemas.openxmlformats.org/drawingml/2006/picture">
                <pic:pic xmlns:pic="http://schemas.openxmlformats.org/drawingml/2006/picture">
                  <pic:nvPicPr>
                    <pic:cNvPr id="3666" name="Picture 3666"/>
                    <pic:cNvPicPr/>
                  </pic:nvPicPr>
                  <pic:blipFill>
                    <a:blip r:embed="rId34"/>
                    <a:stretch>
                      <a:fillRect/>
                    </a:stretch>
                  </pic:blipFill>
                  <pic:spPr>
                    <a:xfrm>
                      <a:off x="0" y="0"/>
                      <a:ext cx="3849097" cy="2285998"/>
                    </a:xfrm>
                    <a:prstGeom prst="rect">
                      <a:avLst/>
                    </a:prstGeom>
                  </pic:spPr>
                </pic:pic>
              </a:graphicData>
            </a:graphic>
          </wp:inline>
        </w:drawing>
      </w:r>
    </w:p>
    <w:p w14:paraId="1AAD0F38" w14:textId="77777777" w:rsidR="00F1214F" w:rsidRDefault="00BE2C0C" w:rsidP="00566A3A">
      <w:pPr>
        <w:pStyle w:val="NoSpacing"/>
      </w:pPr>
      <w:r>
        <w:t>Figure 9: Residual error of</w:t>
      </w:r>
      <w:r>
        <w:rPr>
          <w:noProof/>
        </w:rPr>
        <w:drawing>
          <wp:inline distT="0" distB="0" distL="0" distR="0" wp14:anchorId="66153486" wp14:editId="568CDD15">
            <wp:extent cx="1100328" cy="185928"/>
            <wp:effectExtent l="0" t="0" r="0" b="0"/>
            <wp:docPr id="54442" name="Picture 54442"/>
            <wp:cNvGraphicFramePr/>
            <a:graphic xmlns:a="http://schemas.openxmlformats.org/drawingml/2006/main">
              <a:graphicData uri="http://schemas.openxmlformats.org/drawingml/2006/picture">
                <pic:pic xmlns:pic="http://schemas.openxmlformats.org/drawingml/2006/picture">
                  <pic:nvPicPr>
                    <pic:cNvPr id="54442" name="Picture 54442"/>
                    <pic:cNvPicPr/>
                  </pic:nvPicPr>
                  <pic:blipFill>
                    <a:blip r:embed="rId35"/>
                    <a:stretch>
                      <a:fillRect/>
                    </a:stretch>
                  </pic:blipFill>
                  <pic:spPr>
                    <a:xfrm>
                      <a:off x="0" y="0"/>
                      <a:ext cx="1100328" cy="185928"/>
                    </a:xfrm>
                    <a:prstGeom prst="rect">
                      <a:avLst/>
                    </a:prstGeom>
                  </pic:spPr>
                </pic:pic>
              </a:graphicData>
            </a:graphic>
          </wp:inline>
        </w:drawing>
      </w:r>
      <w:r>
        <w:t xml:space="preserve"> (x-axis). The y-axis to the left shows both the value and the uncertainty of the residual errors. The y-axis to the right indicates the expansion order needed to reach stable value for each </w:t>
      </w:r>
      <w:r>
        <w:rPr>
          <w:i/>
        </w:rPr>
        <w:t>x</w:t>
      </w:r>
      <w:r>
        <w:t>.</w:t>
      </w:r>
    </w:p>
    <w:p w14:paraId="7C2D9E13" w14:textId="77777777" w:rsidR="00F1214F" w:rsidRDefault="00BE2C0C">
      <w:pPr>
        <w:spacing w:after="299" w:line="259" w:lineRule="auto"/>
        <w:ind w:left="1199" w:firstLine="0"/>
        <w:jc w:val="left"/>
      </w:pPr>
      <w:r>
        <w:rPr>
          <w:noProof/>
        </w:rPr>
        <w:lastRenderedPageBreak/>
        <w:drawing>
          <wp:inline distT="0" distB="0" distL="0" distR="0" wp14:anchorId="750A57C0" wp14:editId="28D55AE3">
            <wp:extent cx="2842488" cy="2285998"/>
            <wp:effectExtent l="0" t="0" r="0" b="0"/>
            <wp:docPr id="3688" name="Picture 3688"/>
            <wp:cNvGraphicFramePr/>
            <a:graphic xmlns:a="http://schemas.openxmlformats.org/drawingml/2006/main">
              <a:graphicData uri="http://schemas.openxmlformats.org/drawingml/2006/picture">
                <pic:pic xmlns:pic="http://schemas.openxmlformats.org/drawingml/2006/picture">
                  <pic:nvPicPr>
                    <pic:cNvPr id="3688" name="Picture 3688"/>
                    <pic:cNvPicPr/>
                  </pic:nvPicPr>
                  <pic:blipFill>
                    <a:blip r:embed="rId36"/>
                    <a:stretch>
                      <a:fillRect/>
                    </a:stretch>
                  </pic:blipFill>
                  <pic:spPr>
                    <a:xfrm>
                      <a:off x="0" y="0"/>
                      <a:ext cx="2842488" cy="2285998"/>
                    </a:xfrm>
                    <a:prstGeom prst="rect">
                      <a:avLst/>
                    </a:prstGeom>
                  </pic:spPr>
                </pic:pic>
              </a:graphicData>
            </a:graphic>
          </wp:inline>
        </w:drawing>
      </w:r>
    </w:p>
    <w:p w14:paraId="7D162AB9" w14:textId="248EE977" w:rsidR="00F1214F" w:rsidRDefault="00BE2C0C" w:rsidP="00566A3A">
      <w:pPr>
        <w:pStyle w:val="NoSpacing"/>
      </w:pPr>
      <w:r>
        <w:t>Figure 10: Histograms of normalized errors for (</w:t>
      </w:r>
      <w:r>
        <w:rPr>
          <w:i/>
        </w:rPr>
        <w:t>x</w:t>
      </w:r>
      <w:r>
        <w:t>±0</w:t>
      </w:r>
      <w:r>
        <w:rPr>
          <w:i/>
        </w:rPr>
        <w:t>.</w:t>
      </w:r>
      <w:r>
        <w:t>2)</w:t>
      </w:r>
      <w:r>
        <w:rPr>
          <w:i/>
          <w:vertAlign w:val="superscript"/>
        </w:rPr>
        <w:t>n</w:t>
      </w:r>
      <w:r>
        <w:t xml:space="preserve">, with </w:t>
      </w:r>
      <w:r>
        <w:rPr>
          <w:i/>
        </w:rPr>
        <w:t xml:space="preserve">x </w:t>
      </w:r>
      <w:r>
        <w:t>= 0</w:t>
      </w:r>
      <w:r>
        <w:rPr>
          <w:i/>
        </w:rPr>
        <w:t>,</w:t>
      </w:r>
      <w:r w:rsidR="007226F1">
        <w:rPr>
          <w:i/>
        </w:rPr>
        <w:t xml:space="preserve"> </w:t>
      </w:r>
      <w:r>
        <w:t>−</w:t>
      </w:r>
      <w:r>
        <w:t>0</w:t>
      </w:r>
      <w:r>
        <w:rPr>
          <w:i/>
        </w:rPr>
        <w:t>.</w:t>
      </w:r>
      <w:r>
        <w:t>2</w:t>
      </w:r>
      <w:r>
        <w:rPr>
          <w:i/>
        </w:rPr>
        <w:t>,</w:t>
      </w:r>
      <w:r w:rsidR="007226F1">
        <w:rPr>
          <w:i/>
        </w:rPr>
        <w:t xml:space="preserve"> </w:t>
      </w:r>
      <w:r>
        <w:t>+0</w:t>
      </w:r>
      <w:r>
        <w:rPr>
          <w:i/>
        </w:rPr>
        <w:t>.</w:t>
      </w:r>
      <w:r>
        <w:t xml:space="preserve">2, and </w:t>
      </w:r>
      <w:r>
        <w:rPr>
          <w:i/>
        </w:rPr>
        <w:t xml:space="preserve">n </w:t>
      </w:r>
      <w:r>
        <w:t>= 2</w:t>
      </w:r>
      <w:r>
        <w:rPr>
          <w:i/>
        </w:rPr>
        <w:t>,</w:t>
      </w:r>
      <w:r>
        <w:t>3, as indicated in the legend.</w:t>
      </w:r>
    </w:p>
    <w:p w14:paraId="68BCC059" w14:textId="77777777" w:rsidR="00566A3A" w:rsidRDefault="00566A3A" w:rsidP="00566A3A">
      <w:pPr>
        <w:pStyle w:val="NoSpacing"/>
      </w:pPr>
    </w:p>
    <w:p w14:paraId="7402D74D" w14:textId="77777777" w:rsidR="00F1214F" w:rsidRDefault="00BE2C0C">
      <w:pPr>
        <w:spacing w:after="299" w:line="259" w:lineRule="auto"/>
        <w:ind w:left="896" w:firstLine="0"/>
        <w:jc w:val="left"/>
      </w:pPr>
      <w:r>
        <w:rPr>
          <w:noProof/>
        </w:rPr>
        <w:drawing>
          <wp:inline distT="0" distB="0" distL="0" distR="0" wp14:anchorId="1C0C6CF1" wp14:editId="23BC0F0D">
            <wp:extent cx="3227644" cy="2285998"/>
            <wp:effectExtent l="0" t="0" r="0" b="0"/>
            <wp:docPr id="3832" name="Picture 3832"/>
            <wp:cNvGraphicFramePr/>
            <a:graphic xmlns:a="http://schemas.openxmlformats.org/drawingml/2006/main">
              <a:graphicData uri="http://schemas.openxmlformats.org/drawingml/2006/picture">
                <pic:pic xmlns:pic="http://schemas.openxmlformats.org/drawingml/2006/picture">
                  <pic:nvPicPr>
                    <pic:cNvPr id="3832" name="Picture 3832"/>
                    <pic:cNvPicPr/>
                  </pic:nvPicPr>
                  <pic:blipFill>
                    <a:blip r:embed="rId37"/>
                    <a:stretch>
                      <a:fillRect/>
                    </a:stretch>
                  </pic:blipFill>
                  <pic:spPr>
                    <a:xfrm>
                      <a:off x="0" y="0"/>
                      <a:ext cx="3227644" cy="2285998"/>
                    </a:xfrm>
                    <a:prstGeom prst="rect">
                      <a:avLst/>
                    </a:prstGeom>
                  </pic:spPr>
                </pic:pic>
              </a:graphicData>
            </a:graphic>
          </wp:inline>
        </w:drawing>
      </w:r>
    </w:p>
    <w:p w14:paraId="2C0AA759" w14:textId="77777777" w:rsidR="00F1214F" w:rsidRDefault="00BE2C0C" w:rsidP="000810D7">
      <w:pPr>
        <w:pStyle w:val="NoSpacing"/>
      </w:pPr>
      <w:r>
        <w:t xml:space="preserve">Figure 11: Error deviation for (1 ± </w:t>
      </w:r>
      <w:r>
        <w:rPr>
          <w:i/>
        </w:rPr>
        <w:t>δx</w:t>
      </w:r>
      <w:r>
        <w:t>)</w:t>
      </w:r>
      <w:r>
        <w:rPr>
          <w:i/>
          <w:vertAlign w:val="superscript"/>
        </w:rPr>
        <w:t xml:space="preserve">c </w:t>
      </w:r>
      <w:r>
        <w:t xml:space="preserve">as a function of </w:t>
      </w:r>
      <w:r>
        <w:rPr>
          <w:i/>
        </w:rPr>
        <w:t xml:space="preserve">c </w:t>
      </w:r>
      <w:r>
        <w:t xml:space="preserve">and </w:t>
      </w:r>
      <w:r>
        <w:rPr>
          <w:i/>
        </w:rPr>
        <w:t>δx</w:t>
      </w:r>
      <w:r>
        <w:t xml:space="preserve">. The x-axis represents </w:t>
      </w:r>
      <w:r>
        <w:rPr>
          <w:i/>
        </w:rPr>
        <w:t xml:space="preserve">c </w:t>
      </w:r>
      <w:r>
        <w:t xml:space="preserve">value between −2 and +3. The y-axis represents </w:t>
      </w:r>
      <w:r>
        <w:rPr>
          <w:i/>
        </w:rPr>
        <w:t xml:space="preserve">δx </w:t>
      </w:r>
      <w:r>
        <w:t>value between −10</w:t>
      </w:r>
      <w:r>
        <w:rPr>
          <w:vertAlign w:val="superscript"/>
        </w:rPr>
        <w:t>−</w:t>
      </w:r>
      <w:r>
        <w:rPr>
          <w:vertAlign w:val="superscript"/>
        </w:rPr>
        <w:t xml:space="preserve">16 </w:t>
      </w:r>
      <w:r>
        <w:t>and 1. The z-axis shows the corresponding error deviation.</w:t>
      </w:r>
    </w:p>
    <w:p w14:paraId="2FC2DD45" w14:textId="77777777" w:rsidR="00F1214F" w:rsidRDefault="00BE2C0C">
      <w:pPr>
        <w:spacing w:after="300" w:line="259" w:lineRule="auto"/>
        <w:ind w:left="911" w:firstLine="0"/>
        <w:jc w:val="left"/>
      </w:pPr>
      <w:r>
        <w:rPr>
          <w:noProof/>
        </w:rPr>
        <w:lastRenderedPageBreak/>
        <w:drawing>
          <wp:inline distT="0" distB="0" distL="0" distR="0" wp14:anchorId="009A33BA" wp14:editId="36BF1D6B">
            <wp:extent cx="3208542" cy="2286086"/>
            <wp:effectExtent l="0" t="0" r="0" b="0"/>
            <wp:docPr id="3856" name="Picture 3856"/>
            <wp:cNvGraphicFramePr/>
            <a:graphic xmlns:a="http://schemas.openxmlformats.org/drawingml/2006/main">
              <a:graphicData uri="http://schemas.openxmlformats.org/drawingml/2006/picture">
                <pic:pic xmlns:pic="http://schemas.openxmlformats.org/drawingml/2006/picture">
                  <pic:nvPicPr>
                    <pic:cNvPr id="3856" name="Picture 3856"/>
                    <pic:cNvPicPr/>
                  </pic:nvPicPr>
                  <pic:blipFill>
                    <a:blip r:embed="rId38"/>
                    <a:stretch>
                      <a:fillRect/>
                    </a:stretch>
                  </pic:blipFill>
                  <pic:spPr>
                    <a:xfrm>
                      <a:off x="0" y="0"/>
                      <a:ext cx="3208542" cy="2286086"/>
                    </a:xfrm>
                    <a:prstGeom prst="rect">
                      <a:avLst/>
                    </a:prstGeom>
                  </pic:spPr>
                </pic:pic>
              </a:graphicData>
            </a:graphic>
          </wp:inline>
        </w:drawing>
      </w:r>
    </w:p>
    <w:p w14:paraId="61AF7509" w14:textId="765033C9" w:rsidR="00F1214F" w:rsidRDefault="00BE2C0C" w:rsidP="000810D7">
      <w:pPr>
        <w:pStyle w:val="NoSpacing"/>
      </w:pPr>
      <w:r>
        <w:t>Figure 12: Error deviation for sin(</w:t>
      </w:r>
      <w:r>
        <w:rPr>
          <w:i/>
        </w:rPr>
        <w:t>x</w:t>
      </w:r>
      <w:r>
        <w:t>±</w:t>
      </w:r>
      <w:r>
        <w:rPr>
          <w:i/>
        </w:rPr>
        <w:t>δx</w:t>
      </w:r>
      <w:r>
        <w:t xml:space="preserve">) as a function of </w:t>
      </w:r>
      <w:r>
        <w:rPr>
          <w:i/>
        </w:rPr>
        <w:t xml:space="preserve">x </w:t>
      </w:r>
      <w:r>
        <w:t xml:space="preserve">and </w:t>
      </w:r>
      <w:r>
        <w:rPr>
          <w:i/>
        </w:rPr>
        <w:t>δx</w:t>
      </w:r>
      <w:r>
        <w:t xml:space="preserve">. The x-axis represents </w:t>
      </w:r>
      <w:r>
        <w:rPr>
          <w:i/>
        </w:rPr>
        <w:t xml:space="preserve">x </w:t>
      </w:r>
      <w:del w:id="260" w:author="Author">
        <w:r>
          <w:delText>value</w:delText>
        </w:r>
      </w:del>
      <w:ins w:id="261" w:author="Author">
        <w:r>
          <w:t>value</w:t>
        </w:r>
        <w:r w:rsidR="00F22F86">
          <w:t>s</w:t>
        </w:r>
      </w:ins>
      <w:r>
        <w:t xml:space="preserve"> between −</w:t>
      </w:r>
      <w:r>
        <w:rPr>
          <w:i/>
        </w:rPr>
        <w:t xml:space="preserve">π </w:t>
      </w:r>
      <w:r>
        <w:t>and +</w:t>
      </w:r>
      <w:r>
        <w:rPr>
          <w:i/>
        </w:rPr>
        <w:t>π</w:t>
      </w:r>
      <w:r>
        <w:t xml:space="preserve">. The y-axis represents </w:t>
      </w:r>
      <w:r>
        <w:rPr>
          <w:i/>
        </w:rPr>
        <w:t xml:space="preserve">δx </w:t>
      </w:r>
      <w:del w:id="262" w:author="Author">
        <w:r>
          <w:delText>value</w:delText>
        </w:r>
      </w:del>
      <w:ins w:id="263" w:author="Author">
        <w:r>
          <w:t>value</w:t>
        </w:r>
        <w:r w:rsidR="00F22F86">
          <w:t>s</w:t>
        </w:r>
      </w:ins>
      <w:r>
        <w:t xml:space="preserve"> between −10</w:t>
      </w:r>
      <w:r>
        <w:rPr>
          <w:vertAlign w:val="superscript"/>
        </w:rPr>
        <w:t>−</w:t>
      </w:r>
      <w:r>
        <w:rPr>
          <w:vertAlign w:val="superscript"/>
        </w:rPr>
        <w:t xml:space="preserve">16 </w:t>
      </w:r>
      <w:r>
        <w:t xml:space="preserve">and 1. The z-axis shows the corresponding error </w:t>
      </w:r>
      <w:del w:id="264" w:author="Author">
        <w:r>
          <w:delText>deviation</w:delText>
        </w:r>
      </w:del>
      <w:ins w:id="265" w:author="Author">
        <w:r>
          <w:t>deviation</w:t>
        </w:r>
        <w:r w:rsidR="00F22F86">
          <w:t>s</w:t>
        </w:r>
      </w:ins>
      <w:r>
        <w:t>.</w:t>
      </w:r>
    </w:p>
    <w:p w14:paraId="2329B35D" w14:textId="77777777" w:rsidR="00F1214F" w:rsidRDefault="00BE2C0C">
      <w:pPr>
        <w:spacing w:after="297" w:line="259" w:lineRule="auto"/>
        <w:ind w:left="1191" w:firstLine="0"/>
        <w:jc w:val="left"/>
      </w:pPr>
      <w:r>
        <w:rPr>
          <w:noProof/>
        </w:rPr>
        <w:drawing>
          <wp:inline distT="0" distB="0" distL="0" distR="0" wp14:anchorId="5CD86A36" wp14:editId="756F84D6">
            <wp:extent cx="2852417" cy="2285998"/>
            <wp:effectExtent l="0" t="0" r="0" b="0"/>
            <wp:docPr id="3891" name="Picture 3891"/>
            <wp:cNvGraphicFramePr/>
            <a:graphic xmlns:a="http://schemas.openxmlformats.org/drawingml/2006/main">
              <a:graphicData uri="http://schemas.openxmlformats.org/drawingml/2006/picture">
                <pic:pic xmlns:pic="http://schemas.openxmlformats.org/drawingml/2006/picture">
                  <pic:nvPicPr>
                    <pic:cNvPr id="3891" name="Picture 3891"/>
                    <pic:cNvPicPr/>
                  </pic:nvPicPr>
                  <pic:blipFill>
                    <a:blip r:embed="rId39"/>
                    <a:stretch>
                      <a:fillRect/>
                    </a:stretch>
                  </pic:blipFill>
                  <pic:spPr>
                    <a:xfrm>
                      <a:off x="0" y="0"/>
                      <a:ext cx="2852417" cy="2285998"/>
                    </a:xfrm>
                    <a:prstGeom prst="rect">
                      <a:avLst/>
                    </a:prstGeom>
                  </pic:spPr>
                </pic:pic>
              </a:graphicData>
            </a:graphic>
          </wp:inline>
        </w:drawing>
      </w:r>
    </w:p>
    <w:p w14:paraId="11D2A924" w14:textId="13B4889B" w:rsidR="00F1214F" w:rsidRDefault="00BE2C0C" w:rsidP="000810D7">
      <w:pPr>
        <w:pStyle w:val="NoSpacing"/>
      </w:pPr>
      <w:r>
        <w:t>Figure 13: Values and uncertainties of log(</w:t>
      </w:r>
      <w:r>
        <w:rPr>
          <w:i/>
        </w:rPr>
        <w:t>e</w:t>
      </w:r>
      <w:r>
        <w:rPr>
          <w:i/>
          <w:vertAlign w:val="superscript"/>
        </w:rPr>
        <w:t>x</w:t>
      </w:r>
      <w:r>
        <w:t xml:space="preserve">) − </w:t>
      </w:r>
      <w:r>
        <w:rPr>
          <w:i/>
        </w:rPr>
        <w:t xml:space="preserve">x </w:t>
      </w:r>
      <w:r>
        <w:t xml:space="preserve">and </w:t>
      </w:r>
      <w:r>
        <w:rPr>
          <w:i/>
        </w:rPr>
        <w:t>e</w:t>
      </w:r>
      <w:r>
        <w:rPr>
          <w:vertAlign w:val="superscript"/>
        </w:rPr>
        <w:t>log(</w:t>
      </w:r>
      <w:r>
        <w:rPr>
          <w:i/>
          <w:vertAlign w:val="superscript"/>
        </w:rPr>
        <w:t>x</w:t>
      </w:r>
      <w:r>
        <w:rPr>
          <w:vertAlign w:val="superscript"/>
        </w:rPr>
        <w:t xml:space="preserve">) </w:t>
      </w:r>
      <w:r>
        <w:t>−</w:t>
      </w:r>
      <w:r>
        <w:t xml:space="preserve"> </w:t>
      </w:r>
      <w:r>
        <w:rPr>
          <w:i/>
        </w:rPr>
        <w:t xml:space="preserve">x </w:t>
      </w:r>
      <w:r>
        <w:t xml:space="preserve">as functions of </w:t>
      </w:r>
      <w:r>
        <w:rPr>
          <w:i/>
        </w:rPr>
        <w:t>x</w:t>
      </w:r>
      <w:r>
        <w:t xml:space="preserve">, evaluated </w:t>
      </w:r>
      <w:del w:id="266" w:author="Author">
        <w:r>
          <w:delText>at</w:delText>
        </w:r>
      </w:del>
      <w:ins w:id="267" w:author="Author">
        <w:r w:rsidR="00A6057C">
          <w:t>in increments of</w:t>
        </w:r>
      </w:ins>
      <w:r>
        <w:t xml:space="preserve"> 0</w:t>
      </w:r>
      <w:r>
        <w:rPr>
          <w:i/>
        </w:rPr>
        <w:t>.</w:t>
      </w:r>
      <w:r>
        <w:t>1</w:t>
      </w:r>
      <w:del w:id="268" w:author="Author">
        <w:r>
          <w:delText xml:space="preserve"> increment</w:delText>
        </w:r>
      </w:del>
      <w:r>
        <w:t xml:space="preserve">. When </w:t>
      </w:r>
      <w:r>
        <w:rPr>
          <w:i/>
        </w:rPr>
        <w:t xml:space="preserve">x </w:t>
      </w:r>
      <w:r>
        <w:t>is 2’s fractional such as 1</w:t>
      </w:r>
      <w:r>
        <w:rPr>
          <w:i/>
        </w:rPr>
        <w:t>/</w:t>
      </w:r>
      <w:r>
        <w:t xml:space="preserve">2 or 1, the </w:t>
      </w:r>
      <w:del w:id="269" w:author="Author">
        <w:r>
          <w:delText>result</w:delText>
        </w:r>
      </w:del>
      <w:ins w:id="270" w:author="Author">
        <w:r>
          <w:t>result</w:t>
        </w:r>
        <w:r w:rsidR="00A6057C">
          <w:t>ing</w:t>
        </w:r>
      </w:ins>
      <w:r>
        <w:t xml:space="preserve"> uncertainties are significantly smaller.</w:t>
      </w:r>
    </w:p>
    <w:p w14:paraId="59AF7FF3" w14:textId="77777777" w:rsidR="00F1214F" w:rsidRDefault="00BE2C0C">
      <w:pPr>
        <w:spacing w:after="299" w:line="259" w:lineRule="auto"/>
        <w:ind w:left="1003" w:firstLine="0"/>
        <w:jc w:val="left"/>
      </w:pPr>
      <w:r>
        <w:rPr>
          <w:noProof/>
        </w:rPr>
        <w:lastRenderedPageBreak/>
        <w:drawing>
          <wp:inline distT="0" distB="0" distL="0" distR="0" wp14:anchorId="5248032C" wp14:editId="2FAE8B86">
            <wp:extent cx="3091651" cy="2286120"/>
            <wp:effectExtent l="0" t="0" r="0" b="0"/>
            <wp:docPr id="3917" name="Picture 3917"/>
            <wp:cNvGraphicFramePr/>
            <a:graphic xmlns:a="http://schemas.openxmlformats.org/drawingml/2006/main">
              <a:graphicData uri="http://schemas.openxmlformats.org/drawingml/2006/picture">
                <pic:pic xmlns:pic="http://schemas.openxmlformats.org/drawingml/2006/picture">
                  <pic:nvPicPr>
                    <pic:cNvPr id="3917" name="Picture 3917"/>
                    <pic:cNvPicPr/>
                  </pic:nvPicPr>
                  <pic:blipFill>
                    <a:blip r:embed="rId40"/>
                    <a:stretch>
                      <a:fillRect/>
                    </a:stretch>
                  </pic:blipFill>
                  <pic:spPr>
                    <a:xfrm>
                      <a:off x="0" y="0"/>
                      <a:ext cx="3091651" cy="2286120"/>
                    </a:xfrm>
                    <a:prstGeom prst="rect">
                      <a:avLst/>
                    </a:prstGeom>
                  </pic:spPr>
                </pic:pic>
              </a:graphicData>
            </a:graphic>
          </wp:inline>
        </w:drawing>
      </w:r>
    </w:p>
    <w:p w14:paraId="3CCC7E1F" w14:textId="77777777" w:rsidR="00F1214F" w:rsidRDefault="00BE2C0C" w:rsidP="000810D7">
      <w:pPr>
        <w:pStyle w:val="NoSpacing"/>
      </w:pPr>
      <w:r>
        <w:t>Figure 14: Normalized errors of (</w:t>
      </w:r>
      <w:r>
        <w:rPr>
          <w:i/>
        </w:rPr>
        <w:t>x</w:t>
      </w:r>
      <w:r>
        <w:rPr>
          <w:i/>
          <w:vertAlign w:val="superscript"/>
        </w:rPr>
        <w:t>p</w:t>
      </w:r>
      <w:r>
        <w:t>)</w:t>
      </w:r>
      <w:r>
        <w:rPr>
          <w:i/>
          <w:sz w:val="15"/>
          <w:vertAlign w:val="superscript"/>
        </w:rPr>
        <w:t>p</w:t>
      </w:r>
      <w:r>
        <w:rPr>
          <w:sz w:val="15"/>
          <w:u w:val="single" w:color="000000"/>
          <w:vertAlign w:val="superscript"/>
        </w:rPr>
        <w:t xml:space="preserve">1 </w:t>
      </w:r>
      <w:r>
        <w:t>−</w:t>
      </w:r>
      <w:r>
        <w:t xml:space="preserve"> </w:t>
      </w:r>
      <w:r>
        <w:rPr>
          <w:i/>
        </w:rPr>
        <w:t xml:space="preserve">x </w:t>
      </w:r>
      <w:r>
        <w:t xml:space="preserve">as functions of </w:t>
      </w:r>
      <w:r>
        <w:rPr>
          <w:i/>
        </w:rPr>
        <w:t xml:space="preserve">x </w:t>
      </w:r>
      <w:r>
        <w:t xml:space="preserve">and </w:t>
      </w:r>
      <w:r>
        <w:rPr>
          <w:i/>
        </w:rPr>
        <w:t>p</w:t>
      </w:r>
      <w:r>
        <w:t>.</w:t>
      </w:r>
    </w:p>
    <w:p w14:paraId="3E45A5DD" w14:textId="7836BEB7" w:rsidR="00F1214F" w:rsidRDefault="00BE2C0C">
      <w:pPr>
        <w:ind w:left="-15" w:right="221" w:firstLine="299"/>
      </w:pPr>
      <w:r>
        <w:t>Figure 11 shows that the error deviations of (1+</w:t>
      </w:r>
      <w:r>
        <w:rPr>
          <w:i/>
        </w:rPr>
        <w:t>δx</w:t>
      </w:r>
      <w:r>
        <w:t>)</w:t>
      </w:r>
      <w:r>
        <w:rPr>
          <w:i/>
          <w:vertAlign w:val="superscript"/>
        </w:rPr>
        <w:t xml:space="preserve">c </w:t>
      </w:r>
      <w:r>
        <w:t xml:space="preserve">are very close to 1 for all input exponents </w:t>
      </w:r>
      <w:r>
        <w:rPr>
          <w:i/>
        </w:rPr>
        <w:t xml:space="preserve">c </w:t>
      </w:r>
      <w:r>
        <w:t xml:space="preserve">and input uncertainties </w:t>
      </w:r>
      <w:r>
        <w:rPr>
          <w:i/>
        </w:rPr>
        <w:t xml:space="preserve">δx &gt; </w:t>
      </w:r>
      <w:r>
        <w:t>10</w:t>
      </w:r>
      <w:r>
        <w:rPr>
          <w:vertAlign w:val="superscript"/>
        </w:rPr>
        <w:t>15</w:t>
      </w:r>
      <w:r>
        <w:t xml:space="preserve">. It shows a typical desired relation </w:t>
      </w:r>
      <w:del w:id="271" w:author="Author">
        <w:r>
          <w:delText>of</w:delText>
        </w:r>
      </w:del>
      <w:ins w:id="272" w:author="Author">
        <w:r w:rsidR="00F22F86">
          <w:t>between</w:t>
        </w:r>
      </w:ins>
      <w:r w:rsidR="00F22F86">
        <w:t xml:space="preserve"> </w:t>
      </w:r>
      <w:r>
        <w:t xml:space="preserve">error deviation </w:t>
      </w:r>
      <w:del w:id="273" w:author="Author">
        <w:r>
          <w:delText>versus</w:delText>
        </w:r>
      </w:del>
      <w:ins w:id="274" w:author="Author">
        <w:r w:rsidR="00F22F86">
          <w:t>and</w:t>
        </w:r>
      </w:ins>
      <w:r w:rsidR="00F22F86">
        <w:t xml:space="preserve"> </w:t>
      </w:r>
      <w:r>
        <w:t xml:space="preserve">input noise deviation </w:t>
      </w:r>
      <w:r>
        <w:rPr>
          <w:i/>
        </w:rPr>
        <w:t xml:space="preserve">δx </w:t>
      </w:r>
      <w:r>
        <w:t xml:space="preserve">and another specific dimension, with the ideal coverage </w:t>
      </w:r>
      <w:del w:id="275" w:author="Author">
        <w:r>
          <w:delText>covers</w:delText>
        </w:r>
      </w:del>
      <w:ins w:id="276" w:author="Author">
        <w:r w:rsidR="00333C13">
          <w:t>over</w:t>
        </w:r>
      </w:ins>
      <w:r w:rsidR="00333C13">
        <w:t xml:space="preserve"> </w:t>
      </w:r>
      <w:r>
        <w:t xml:space="preserve">all </w:t>
      </w:r>
      <w:del w:id="277" w:author="Author">
        <w:r>
          <w:delText>area</w:delText>
        </w:r>
      </w:del>
      <w:ins w:id="278" w:author="Author">
        <w:r>
          <w:t>area</w:t>
        </w:r>
        <w:r w:rsidR="00333C13">
          <w:t>s</w:t>
        </w:r>
      </w:ins>
      <w:r>
        <w:t xml:space="preserve"> except </w:t>
      </w:r>
      <w:del w:id="279" w:author="Author">
        <w:r>
          <w:delText>when</w:delText>
        </w:r>
      </w:del>
      <w:ins w:id="280" w:author="Author">
        <w:r w:rsidR="00333C13">
          <w:t>for</w:t>
        </w:r>
      </w:ins>
      <w:r w:rsidR="00333C13">
        <w:t xml:space="preserve"> </w:t>
      </w:r>
      <w:r>
        <w:rPr>
          <w:i/>
        </w:rPr>
        <w:t xml:space="preserve">δx </w:t>
      </w:r>
      <w:r>
        <w:t xml:space="preserve">→ 0. The specific dimension in Figure 11 is </w:t>
      </w:r>
      <w:r>
        <w:rPr>
          <w:i/>
        </w:rPr>
        <w:t xml:space="preserve">c </w:t>
      </w:r>
      <w:r>
        <w:t xml:space="preserve">in (1 + </w:t>
      </w:r>
      <w:r>
        <w:rPr>
          <w:i/>
        </w:rPr>
        <w:t>δx</w:t>
      </w:r>
      <w:r>
        <w:t>)</w:t>
      </w:r>
      <w:r>
        <w:rPr>
          <w:i/>
          <w:vertAlign w:val="superscript"/>
        </w:rPr>
        <w:t>c</w:t>
      </w:r>
      <w:r>
        <w:t xml:space="preserve">, which </w:t>
      </w:r>
      <w:del w:id="281" w:author="Author">
        <w:r>
          <w:delText>could</w:delText>
        </w:r>
      </w:del>
      <w:ins w:id="282" w:author="Author">
        <w:r w:rsidR="00333C13">
          <w:t>can</w:t>
        </w:r>
      </w:ins>
      <w:r w:rsidR="00333C13">
        <w:t xml:space="preserve"> </w:t>
      </w:r>
      <w:r>
        <w:t xml:space="preserve">also be </w:t>
      </w:r>
      <w:r>
        <w:rPr>
          <w:i/>
        </w:rPr>
        <w:t xml:space="preserve">x </w:t>
      </w:r>
      <w:r>
        <w:t xml:space="preserve">in </w:t>
      </w:r>
      <w:r>
        <w:rPr>
          <w:i/>
        </w:rPr>
        <w:t>e</w:t>
      </w:r>
      <w:r>
        <w:rPr>
          <w:i/>
          <w:vertAlign w:val="superscript"/>
        </w:rPr>
        <w:t>x</w:t>
      </w:r>
      <w:r>
        <w:rPr>
          <w:vertAlign w:val="superscript"/>
        </w:rPr>
        <w:t>±</w:t>
      </w:r>
      <w:r>
        <w:rPr>
          <w:i/>
          <w:vertAlign w:val="superscript"/>
        </w:rPr>
        <w:t xml:space="preserve">δx </w:t>
      </w:r>
      <w:r>
        <w:t>and log(</w:t>
      </w:r>
      <w:r>
        <w:rPr>
          <w:i/>
        </w:rPr>
        <w:t xml:space="preserve">x </w:t>
      </w:r>
      <w:r>
        <w:t xml:space="preserve">± </w:t>
      </w:r>
      <w:r>
        <w:rPr>
          <w:i/>
        </w:rPr>
        <w:t>δx</w:t>
      </w:r>
      <w:r>
        <w:t xml:space="preserve">). In Figure 11, when </w:t>
      </w:r>
      <w:r>
        <w:rPr>
          <w:i/>
        </w:rPr>
        <w:t xml:space="preserve">c </w:t>
      </w:r>
      <w:r>
        <w:t>= −3</w:t>
      </w:r>
      <w:r>
        <w:rPr>
          <w:i/>
        </w:rPr>
        <w:t>,</w:t>
      </w:r>
      <w:r w:rsidR="00083254">
        <w:rPr>
          <w:i/>
        </w:rPr>
        <w:t xml:space="preserve"> </w:t>
      </w:r>
      <w:r>
        <w:rPr>
          <w:i/>
        </w:rPr>
        <w:t xml:space="preserve">δx </w:t>
      </w:r>
      <w:r>
        <w:t>= 0</w:t>
      </w:r>
      <w:r>
        <w:rPr>
          <w:i/>
        </w:rPr>
        <w:t>.</w:t>
      </w:r>
      <w:r>
        <w:t>2</w:t>
      </w:r>
      <w:del w:id="283" w:author="Author">
        <w:r>
          <w:delText>,</w:delText>
        </w:r>
      </w:del>
      <w:ins w:id="284" w:author="Author">
        <w:r w:rsidR="00333C13">
          <w:t>; the</w:t>
        </w:r>
      </w:ins>
      <w:r w:rsidR="00333C13">
        <w:t xml:space="preserve"> </w:t>
      </w:r>
      <w:r>
        <w:t>error deviation has an abnormality of less than 1</w:t>
      </w:r>
      <w:del w:id="285" w:author="Author">
        <w:r>
          <w:delText>,</w:delText>
        </w:r>
      </w:del>
      <w:r w:rsidR="00333C13">
        <w:t xml:space="preserve"> </w:t>
      </w:r>
      <w:r>
        <w:t xml:space="preserve">because (1 + </w:t>
      </w:r>
      <w:r>
        <w:rPr>
          <w:i/>
        </w:rPr>
        <w:t>δx</w:t>
      </w:r>
      <w:r>
        <w:t>)</w:t>
      </w:r>
      <w:r>
        <w:rPr>
          <w:i/>
          <w:vertAlign w:val="superscript"/>
        </w:rPr>
        <w:t xml:space="preserve">c </w:t>
      </w:r>
      <w:r>
        <w:t xml:space="preserve">no longer converges at </w:t>
      </w:r>
      <w:del w:id="286" w:author="Author">
        <w:r>
          <w:delText>the</w:delText>
        </w:r>
      </w:del>
      <w:ins w:id="287" w:author="Author">
        <w:r>
          <w:t>th</w:t>
        </w:r>
        <w:r w:rsidR="00333C13">
          <w:t>is</w:t>
        </w:r>
      </w:ins>
      <w:r>
        <w:t xml:space="preserve"> point.</w:t>
      </w:r>
    </w:p>
    <w:p w14:paraId="10F8DD70" w14:textId="673F7501" w:rsidR="00F1214F" w:rsidRDefault="00BE2C0C">
      <w:pPr>
        <w:ind w:left="-15" w:right="221" w:firstLine="299"/>
      </w:pPr>
      <w:del w:id="288" w:author="Author">
        <w:r>
          <w:delText>In</w:delText>
        </w:r>
      </w:del>
      <w:ins w:id="289" w:author="Author">
        <w:r w:rsidR="00333C13">
          <w:t>By</w:t>
        </w:r>
      </w:ins>
      <w:r w:rsidR="00333C13">
        <w:t xml:space="preserve"> </w:t>
      </w:r>
      <w:r>
        <w:t>contrast, Figure 12 shows that the error deviation for sin(</w:t>
      </w:r>
      <w:r>
        <w:rPr>
          <w:i/>
        </w:rPr>
        <w:t>x</w:t>
      </w:r>
      <w:r>
        <w:t>+</w:t>
      </w:r>
      <w:r>
        <w:rPr>
          <w:i/>
        </w:rPr>
        <w:t>δx</w:t>
      </w:r>
      <w:r>
        <w:t>) is 1</w:t>
      </w:r>
      <w:r>
        <w:rPr>
          <w:i/>
        </w:rPr>
        <w:t>.</w:t>
      </w:r>
      <w:r>
        <w:t>000±0</w:t>
      </w:r>
      <w:r>
        <w:rPr>
          <w:i/>
        </w:rPr>
        <w:t>.</w:t>
      </w:r>
      <w:r>
        <w:t xml:space="preserve">010, except approaching 0 when </w:t>
      </w:r>
      <w:r>
        <w:rPr>
          <w:i/>
        </w:rPr>
        <w:t xml:space="preserve">x </w:t>
      </w:r>
      <w:r>
        <w:t>= ±</w:t>
      </w:r>
      <w:r>
        <w:rPr>
          <w:i/>
        </w:rPr>
        <w:t>π/</w:t>
      </w:r>
      <w:r>
        <w:t xml:space="preserve">2 and </w:t>
      </w:r>
      <w:r>
        <w:rPr>
          <w:i/>
        </w:rPr>
        <w:t xml:space="preserve">δx &lt; </w:t>
      </w:r>
      <w:r>
        <w:t>10</w:t>
      </w:r>
      <w:r>
        <w:rPr>
          <w:vertAlign w:val="superscript"/>
        </w:rPr>
        <w:t>−</w:t>
      </w:r>
      <w:r>
        <w:rPr>
          <w:vertAlign w:val="superscript"/>
        </w:rPr>
        <w:t>8</w:t>
      </w:r>
      <w:r>
        <w:t>. At</w:t>
      </w:r>
      <w:ins w:id="290" w:author="Author">
        <w:r>
          <w:t xml:space="preserve"> </w:t>
        </w:r>
        <w:r w:rsidR="00333C13">
          <w:t>the</w:t>
        </w:r>
      </w:ins>
      <w:r w:rsidR="00333C13">
        <w:t xml:space="preserve"> </w:t>
      </w:r>
      <w:r>
        <w:t xml:space="preserve">distributional poles, input uncertainty is suppressed. As expected, </w:t>
      </w:r>
      <w:r>
        <w:rPr>
          <w:i/>
        </w:rPr>
        <w:t>δ</w:t>
      </w:r>
      <w:r>
        <w:rPr>
          <w:vertAlign w:val="superscript"/>
        </w:rPr>
        <w:t xml:space="preserve">2 </w:t>
      </w:r>
      <w:r>
        <w:t>sin(</w:t>
      </w:r>
      <w:r>
        <w:rPr>
          <w:i/>
        </w:rPr>
        <w:t>x</w:t>
      </w:r>
      <w:r>
        <w:t>) exhibits the same periodicity as sin(</w:t>
      </w:r>
      <w:r>
        <w:rPr>
          <w:i/>
        </w:rPr>
        <w:t>x</w:t>
      </w:r>
      <w:r>
        <w:t>). The numerical errors of the library functions sin(</w:t>
      </w:r>
      <w:r>
        <w:rPr>
          <w:i/>
        </w:rPr>
        <w:t>x</w:t>
      </w:r>
      <w:r>
        <w:t>) and cos(</w:t>
      </w:r>
      <w:r>
        <w:rPr>
          <w:i/>
        </w:rPr>
        <w:t>x</w:t>
      </w:r>
      <w:r>
        <w:t xml:space="preserve">) over a larger range of </w:t>
      </w:r>
      <w:r>
        <w:rPr>
          <w:i/>
        </w:rPr>
        <w:t xml:space="preserve">x </w:t>
      </w:r>
      <w:r>
        <w:t xml:space="preserve">will be examined in greater detail in </w:t>
      </w:r>
      <w:r>
        <w:t>Section 8.</w:t>
      </w:r>
    </w:p>
    <w:p w14:paraId="3653D679" w14:textId="4D7DEFA7" w:rsidR="00F1214F" w:rsidRDefault="00BE2C0C" w:rsidP="00194E4A">
      <w:r>
        <w:t>To test</w:t>
      </w:r>
      <w:ins w:id="291" w:author="Author">
        <w:r w:rsidR="00333C13">
          <w:t xml:space="preserve"> that</w:t>
        </w:r>
      </w:ins>
      <w:r>
        <w:t xml:space="preserve"> </w:t>
      </w:r>
      <w:r>
        <w:rPr>
          <w:i/>
        </w:rPr>
        <w:t>f</w:t>
      </w:r>
      <w:r>
        <w:rPr>
          <w:vertAlign w:val="superscript"/>
        </w:rPr>
        <w:t>−</w:t>
      </w:r>
      <w:r>
        <w:rPr>
          <w:vertAlign w:val="superscript"/>
        </w:rPr>
        <w:t>1</w:t>
      </w:r>
      <w:r>
        <w:t>(</w:t>
      </w:r>
      <w:r>
        <w:rPr>
          <w:i/>
        </w:rPr>
        <w:t>f</w:t>
      </w:r>
      <w:r>
        <w:t>(</w:t>
      </w:r>
      <w:r>
        <w:rPr>
          <w:i/>
        </w:rPr>
        <w:t>x</w:t>
      </w:r>
      <w:r>
        <w:t xml:space="preserve">)) − </w:t>
      </w:r>
      <w:r>
        <w:rPr>
          <w:i/>
        </w:rPr>
        <w:t xml:space="preserve">x </w:t>
      </w:r>
      <w:r>
        <w:t xml:space="preserve">= 0 when </w:t>
      </w:r>
      <w:r>
        <w:rPr>
          <w:i/>
        </w:rPr>
        <w:t xml:space="preserve">δx </w:t>
      </w:r>
      <w:r>
        <w:t>= 0 for the library functions:</w:t>
      </w:r>
    </w:p>
    <w:p w14:paraId="4957B00E" w14:textId="08789164" w:rsidR="00F1214F" w:rsidRDefault="00BE2C0C" w:rsidP="00194E4A">
      <w:pPr>
        <w:pStyle w:val="ListParagraph"/>
      </w:pPr>
      <w:r>
        <w:t xml:space="preserve">Figure 13 shows that the value errors in </w:t>
      </w:r>
      <w:r>
        <w:rPr>
          <w:i/>
        </w:rPr>
        <w:t>e</w:t>
      </w:r>
      <w:r>
        <w:rPr>
          <w:vertAlign w:val="superscript"/>
        </w:rPr>
        <w:t>log(</w:t>
      </w:r>
      <w:r>
        <w:rPr>
          <w:i/>
          <w:vertAlign w:val="superscript"/>
        </w:rPr>
        <w:t>x</w:t>
      </w:r>
      <w:r>
        <w:rPr>
          <w:vertAlign w:val="superscript"/>
        </w:rPr>
        <w:t xml:space="preserve">) </w:t>
      </w:r>
      <w:r>
        <w:t>−</w:t>
      </w:r>
      <w:r>
        <w:t xml:space="preserve"> </w:t>
      </w:r>
      <w:r>
        <w:rPr>
          <w:i/>
        </w:rPr>
        <w:t xml:space="preserve">x </w:t>
      </w:r>
      <w:r>
        <w:t>are much more than those in log(</w:t>
      </w:r>
      <w:r>
        <w:rPr>
          <w:i/>
        </w:rPr>
        <w:t>e</w:t>
      </w:r>
      <w:r>
        <w:rPr>
          <w:i/>
          <w:vertAlign w:val="superscript"/>
        </w:rPr>
        <w:t>x</w:t>
      </w:r>
      <w:r>
        <w:t xml:space="preserve">) − </w:t>
      </w:r>
      <w:r>
        <w:rPr>
          <w:i/>
        </w:rPr>
        <w:t>x</w:t>
      </w:r>
      <w:r>
        <w:t>. For log(</w:t>
      </w:r>
      <w:r>
        <w:rPr>
          <w:i/>
        </w:rPr>
        <w:t>e</w:t>
      </w:r>
      <w:r>
        <w:rPr>
          <w:i/>
          <w:vertAlign w:val="superscript"/>
        </w:rPr>
        <w:t>x</w:t>
      </w:r>
      <w:r>
        <w:t xml:space="preserve">) − </w:t>
      </w:r>
      <w:r>
        <w:rPr>
          <w:i/>
        </w:rPr>
        <w:t>x</w:t>
      </w:r>
      <w:r>
        <w:t>, the error deviation is 0</w:t>
      </w:r>
      <w:r>
        <w:rPr>
          <w:i/>
        </w:rPr>
        <w:t>.</w:t>
      </w:r>
      <w:r>
        <w:t>41 when |</w:t>
      </w:r>
      <w:r>
        <w:rPr>
          <w:i/>
        </w:rPr>
        <w:t>x</w:t>
      </w:r>
      <w:r>
        <w:t>| ≤ 1</w:t>
      </w:r>
      <w:del w:id="292" w:author="Author">
        <w:r>
          <w:delText>,</w:delText>
        </w:r>
      </w:del>
      <w:r>
        <w:t xml:space="preserve"> or 0 otherwise.</w:t>
      </w:r>
    </w:p>
    <w:p w14:paraId="4409E998" w14:textId="146E5DA2" w:rsidR="00F1214F" w:rsidRDefault="00BE2C0C" w:rsidP="00194E4A">
      <w:pPr>
        <w:pStyle w:val="ListParagraph"/>
      </w:pPr>
      <w:r>
        <w:t>Figure 14 shows that the error deviation for (</w:t>
      </w:r>
      <w:r>
        <w:rPr>
          <w:i/>
        </w:rPr>
        <w:t>x</w:t>
      </w:r>
      <w:r>
        <w:rPr>
          <w:i/>
          <w:vertAlign w:val="superscript"/>
        </w:rPr>
        <w:t>p</w:t>
      </w:r>
      <w:r>
        <w:t>)</w:t>
      </w:r>
      <w:r>
        <w:rPr>
          <w:vertAlign w:val="superscript"/>
        </w:rPr>
        <w:t>1</w:t>
      </w:r>
      <w:r>
        <w:rPr>
          <w:i/>
          <w:vertAlign w:val="superscript"/>
        </w:rPr>
        <w:t xml:space="preserve">/p </w:t>
      </w:r>
      <w:r>
        <w:t>−</w:t>
      </w:r>
      <w:r>
        <w:rPr>
          <w:i/>
        </w:rPr>
        <w:t xml:space="preserve">x </w:t>
      </w:r>
      <w:r>
        <w:t>is 0</w:t>
      </w:r>
      <w:r>
        <w:rPr>
          <w:i/>
        </w:rPr>
        <w:t>.</w:t>
      </w:r>
      <w:r>
        <w:t xml:space="preserve">56, independent </w:t>
      </w:r>
      <w:del w:id="293" w:author="Author">
        <w:r>
          <w:delText>on</w:delText>
        </w:r>
      </w:del>
      <w:ins w:id="294" w:author="Author">
        <w:r w:rsidR="00333C13">
          <w:t>of</w:t>
        </w:r>
      </w:ins>
      <w:r w:rsidR="00333C13">
        <w:t xml:space="preserve"> </w:t>
      </w:r>
      <w:r>
        <w:t xml:space="preserve">neither </w:t>
      </w:r>
      <w:r>
        <w:rPr>
          <w:i/>
        </w:rPr>
        <w:t xml:space="preserve">x </w:t>
      </w:r>
      <w:r>
        <w:t xml:space="preserve">nor </w:t>
      </w:r>
      <w:r>
        <w:rPr>
          <w:i/>
        </w:rPr>
        <w:t>p</w:t>
      </w:r>
      <w:r>
        <w:t>.</w:t>
      </w:r>
    </w:p>
    <w:p w14:paraId="4B534442" w14:textId="3EE76DDB" w:rsidR="00F1214F" w:rsidRDefault="00BE2C0C">
      <w:pPr>
        <w:spacing w:after="607"/>
        <w:ind w:left="-5" w:right="221"/>
      </w:pPr>
      <w:r>
        <w:t>The reason</w:t>
      </w:r>
      <w:r w:rsidR="00333C13">
        <w:t>s</w:t>
      </w:r>
      <w:r>
        <w:t xml:space="preserve"> why (</w:t>
      </w:r>
      <w:r>
        <w:rPr>
          <w:i/>
        </w:rPr>
        <w:t>x</w:t>
      </w:r>
      <w:r>
        <w:rPr>
          <w:i/>
          <w:vertAlign w:val="superscript"/>
        </w:rPr>
        <w:t>p</w:t>
      </w:r>
      <w:r>
        <w:t>)</w:t>
      </w:r>
      <w:r>
        <w:rPr>
          <w:vertAlign w:val="superscript"/>
        </w:rPr>
        <w:t>1</w:t>
      </w:r>
      <w:r>
        <w:rPr>
          <w:i/>
          <w:vertAlign w:val="superscript"/>
        </w:rPr>
        <w:t xml:space="preserve">/p </w:t>
      </w:r>
      <w:r>
        <w:t>−</w:t>
      </w:r>
      <w:r>
        <w:t xml:space="preserve"> </w:t>
      </w:r>
      <w:r>
        <w:rPr>
          <w:i/>
        </w:rPr>
        <w:t xml:space="preserve">x </w:t>
      </w:r>
      <w:r>
        <w:t>has larger value errors than log(</w:t>
      </w:r>
      <w:r>
        <w:rPr>
          <w:i/>
        </w:rPr>
        <w:t>e</w:t>
      </w:r>
      <w:r>
        <w:rPr>
          <w:i/>
          <w:vertAlign w:val="superscript"/>
        </w:rPr>
        <w:t>x</w:t>
      </w:r>
      <w:r>
        <w:t xml:space="preserve">) − </w:t>
      </w:r>
      <w:r>
        <w:rPr>
          <w:i/>
        </w:rPr>
        <w:t>x</w:t>
      </w:r>
      <w:del w:id="295" w:author="Author">
        <w:r>
          <w:delText>,</w:delText>
        </w:r>
      </w:del>
      <w:r>
        <w:t xml:space="preserve"> and </w:t>
      </w:r>
      <w:r>
        <w:rPr>
          <w:i/>
        </w:rPr>
        <w:t>e</w:t>
      </w:r>
      <w:r>
        <w:rPr>
          <w:vertAlign w:val="superscript"/>
        </w:rPr>
        <w:t>log(</w:t>
      </w:r>
      <w:r>
        <w:rPr>
          <w:i/>
          <w:vertAlign w:val="superscript"/>
        </w:rPr>
        <w:t>x</w:t>
      </w:r>
      <w:r>
        <w:rPr>
          <w:vertAlign w:val="superscript"/>
        </w:rPr>
        <w:t xml:space="preserve">) </w:t>
      </w:r>
      <w:r>
        <w:t>−</w:t>
      </w:r>
      <w:r>
        <w:t xml:space="preserve"> </w:t>
      </w:r>
      <w:r>
        <w:rPr>
          <w:i/>
        </w:rPr>
        <w:t xml:space="preserve">x </w:t>
      </w:r>
      <w:r>
        <w:t xml:space="preserve">has </w:t>
      </w:r>
      <w:del w:id="296" w:author="Author">
        <w:r>
          <w:delText>almost</w:delText>
        </w:r>
      </w:del>
      <w:ins w:id="297" w:author="Author">
        <w:r w:rsidR="00333C13">
          <w:t>nearly</w:t>
        </w:r>
      </w:ins>
      <w:r w:rsidR="00333C13">
        <w:t xml:space="preserve"> </w:t>
      </w:r>
      <w:r>
        <w:t>no value error</w:t>
      </w:r>
      <w:del w:id="298" w:author="Author">
        <w:r>
          <w:delText>,</w:delText>
        </w:r>
      </w:del>
      <w:r w:rsidR="00333C13">
        <w:t xml:space="preserve"> are </w:t>
      </w:r>
      <w:ins w:id="299" w:author="Author">
        <w:r w:rsidR="00333C13">
          <w:t xml:space="preserve"> </w:t>
        </w:r>
      </w:ins>
      <w:r>
        <w:t>not clear.</w:t>
      </w:r>
    </w:p>
    <w:p w14:paraId="546E8239" w14:textId="77777777" w:rsidR="00F1214F" w:rsidRDefault="00BE2C0C">
      <w:pPr>
        <w:pStyle w:val="Heading1"/>
        <w:ind w:left="469" w:hanging="484"/>
      </w:pPr>
      <w:r>
        <w:t xml:space="preserve">Matrix </w:t>
      </w:r>
      <w:r>
        <w:t>Calculations</w:t>
      </w:r>
    </w:p>
    <w:p w14:paraId="2E86B447" w14:textId="573DE620" w:rsidR="00F1214F" w:rsidRDefault="00BE2C0C" w:rsidP="009A6B5C">
      <w:r>
        <w:t>Let [</w:t>
      </w:r>
      <w:r>
        <w:rPr>
          <w:i/>
        </w:rPr>
        <w:t>j</w:t>
      </w:r>
      <w:r>
        <w:rPr>
          <w:vertAlign w:val="subscript"/>
        </w:rPr>
        <w:t>1</w:t>
      </w:r>
      <w:r>
        <w:rPr>
          <w:i/>
        </w:rPr>
        <w:t>,j</w:t>
      </w:r>
      <w:r>
        <w:rPr>
          <w:vertAlign w:val="subscript"/>
        </w:rPr>
        <w:t xml:space="preserve">2 </w:t>
      </w:r>
      <w:r>
        <w:rPr>
          <w:i/>
        </w:rPr>
        <w:t>...j</w:t>
      </w:r>
      <w:r>
        <w:rPr>
          <w:i/>
          <w:vertAlign w:val="subscript"/>
        </w:rPr>
        <w:t>m</w:t>
      </w:r>
      <w:r>
        <w:t>]</w:t>
      </w:r>
      <w:r>
        <w:rPr>
          <w:i/>
          <w:vertAlign w:val="subscript"/>
        </w:rPr>
        <w:t xml:space="preserve">n </w:t>
      </w:r>
      <w:r>
        <w:t xml:space="preserve">denote a permutation of length </w:t>
      </w:r>
      <w:r>
        <w:rPr>
          <w:i/>
        </w:rPr>
        <w:t xml:space="preserve">m </w:t>
      </w:r>
      <w:r>
        <w:t>from the vector (1</w:t>
      </w:r>
      <w:r>
        <w:rPr>
          <w:i/>
        </w:rPr>
        <w:t>,</w:t>
      </w:r>
      <w:r>
        <w:t>2</w:t>
      </w:r>
      <w:r>
        <w:rPr>
          <w:i/>
        </w:rPr>
        <w:t>...n</w:t>
      </w:r>
      <w:r>
        <w:t xml:space="preserve">), and let </w:t>
      </w:r>
      <w:r>
        <w:rPr>
          <w:i/>
        </w:rPr>
        <w:t>&lt; j</w:t>
      </w:r>
      <w:r>
        <w:rPr>
          <w:vertAlign w:val="subscript"/>
        </w:rPr>
        <w:t>1</w:t>
      </w:r>
      <w:r>
        <w:rPr>
          <w:i/>
        </w:rPr>
        <w:t>,j</w:t>
      </w:r>
      <w:r>
        <w:rPr>
          <w:vertAlign w:val="subscript"/>
        </w:rPr>
        <w:t xml:space="preserve">2 </w:t>
      </w:r>
      <w:r>
        <w:rPr>
          <w:i/>
        </w:rPr>
        <w:t>...j</w:t>
      </w:r>
      <w:r>
        <w:rPr>
          <w:i/>
          <w:vertAlign w:val="subscript"/>
        </w:rPr>
        <w:t xml:space="preserve">m </w:t>
      </w:r>
      <w:r>
        <w:rPr>
          <w:i/>
        </w:rPr>
        <w:t>&gt;</w:t>
      </w:r>
      <w:r>
        <w:rPr>
          <w:i/>
          <w:vertAlign w:val="subscript"/>
        </w:rPr>
        <w:t xml:space="preserve">n </w:t>
      </w:r>
      <w:r>
        <w:t xml:space="preserve">for the ordered permutation of length </w:t>
      </w:r>
      <w:r>
        <w:rPr>
          <w:i/>
        </w:rPr>
        <w:t xml:space="preserve">m </w:t>
      </w:r>
      <w:r>
        <w:t xml:space="preserve">[19]. Formula (7.1) and (7.2) gives the statistical Taylor expansion of the determinant of a square matrix </w:t>
      </w:r>
      <w:r>
        <w:rPr>
          <w:b/>
        </w:rPr>
        <w:t xml:space="preserve">M </w:t>
      </w:r>
      <w:r>
        <w:t xml:space="preserve">of size </w:t>
      </w:r>
      <w:r>
        <w:rPr>
          <w:i/>
        </w:rPr>
        <w:t>n</w:t>
      </w:r>
      <w:r>
        <w:t>, when the uncertainties of matrix elements are all independent of each other. In</w:t>
      </w:r>
    </w:p>
    <w:p w14:paraId="00BECD08" w14:textId="77777777" w:rsidR="00F1214F" w:rsidRDefault="00BE2C0C">
      <w:pPr>
        <w:ind w:left="-5" w:right="221"/>
      </w:pPr>
      <w:r>
        <w:lastRenderedPageBreak/>
        <w:t xml:space="preserve">Formula (7.2), </w:t>
      </w:r>
      <w:r>
        <w:rPr>
          <w:b/>
        </w:rPr>
        <w:t>M</w:t>
      </w:r>
      <w:r>
        <w:rPr>
          <w:i/>
          <w:vertAlign w:val="subscript"/>
        </w:rPr>
        <w:t>&lt;i</w:t>
      </w:r>
      <w:r>
        <w:rPr>
          <w:sz w:val="15"/>
          <w:vertAlign w:val="subscript"/>
        </w:rPr>
        <w:t>1</w:t>
      </w:r>
      <w:r>
        <w:rPr>
          <w:i/>
          <w:sz w:val="12"/>
        </w:rPr>
        <w:t>...i</w:t>
      </w:r>
      <w:r>
        <w:rPr>
          <w:i/>
          <w:sz w:val="15"/>
          <w:vertAlign w:val="subscript"/>
        </w:rPr>
        <w:t>m</w:t>
      </w:r>
      <w:r>
        <w:rPr>
          <w:i/>
          <w:sz w:val="12"/>
        </w:rPr>
        <w:t>&gt;</w:t>
      </w:r>
      <w:r>
        <w:rPr>
          <w:i/>
          <w:sz w:val="15"/>
          <w:vertAlign w:val="subscript"/>
        </w:rPr>
        <w:t>n</w:t>
      </w:r>
      <w:r>
        <w:rPr>
          <w:i/>
          <w:sz w:val="12"/>
        </w:rPr>
        <w:t>,</w:t>
      </w:r>
      <w:r>
        <w:rPr>
          <w:vertAlign w:val="subscript"/>
        </w:rPr>
        <w:t>[</w:t>
      </w:r>
      <w:r>
        <w:rPr>
          <w:i/>
          <w:vertAlign w:val="subscript"/>
        </w:rPr>
        <w:t>j</w:t>
      </w:r>
      <w:r>
        <w:rPr>
          <w:sz w:val="15"/>
          <w:vertAlign w:val="subscript"/>
        </w:rPr>
        <w:t>1</w:t>
      </w:r>
      <w:r>
        <w:rPr>
          <w:i/>
          <w:sz w:val="12"/>
        </w:rPr>
        <w:t>...j</w:t>
      </w:r>
      <w:r>
        <w:rPr>
          <w:i/>
          <w:sz w:val="15"/>
          <w:vertAlign w:val="subscript"/>
        </w:rPr>
        <w:t>m</w:t>
      </w:r>
      <w:r>
        <w:rPr>
          <w:sz w:val="12"/>
        </w:rPr>
        <w:t>]</w:t>
      </w:r>
      <w:r>
        <w:rPr>
          <w:i/>
          <w:sz w:val="15"/>
          <w:vertAlign w:val="subscript"/>
        </w:rPr>
        <w:t xml:space="preserve">n </w:t>
      </w:r>
      <w:r>
        <w:t xml:space="preserve">is the sub-matrix for </w:t>
      </w:r>
      <w:r>
        <w:rPr>
          <w:b/>
        </w:rPr>
        <w:t>M</w:t>
      </w:r>
      <w:r>
        <w:t xml:space="preserve">, in which </w:t>
      </w:r>
      <w:r>
        <w:rPr>
          <w:i/>
        </w:rPr>
        <w:t>&lt; i</w:t>
      </w:r>
      <w:r>
        <w:rPr>
          <w:vertAlign w:val="subscript"/>
        </w:rPr>
        <w:t xml:space="preserve">1 </w:t>
      </w:r>
      <w:r>
        <w:rPr>
          <w:i/>
        </w:rPr>
        <w:t>...i</w:t>
      </w:r>
      <w:r>
        <w:rPr>
          <w:i/>
          <w:vertAlign w:val="subscript"/>
        </w:rPr>
        <w:t xml:space="preserve">m </w:t>
      </w:r>
      <w:r>
        <w:rPr>
          <w:i/>
        </w:rPr>
        <w:t>&gt;</w:t>
      </w:r>
      <w:r>
        <w:rPr>
          <w:i/>
          <w:vertAlign w:val="subscript"/>
        </w:rPr>
        <w:t xml:space="preserve">n </w:t>
      </w:r>
      <w:r>
        <w:t>contains the row indices, and [</w:t>
      </w:r>
      <w:r>
        <w:rPr>
          <w:i/>
        </w:rPr>
        <w:t>j</w:t>
      </w:r>
      <w:r>
        <w:rPr>
          <w:vertAlign w:val="subscript"/>
        </w:rPr>
        <w:t xml:space="preserve">1 </w:t>
      </w:r>
      <w:r>
        <w:rPr>
          <w:i/>
        </w:rPr>
        <w:t>...j</w:t>
      </w:r>
      <w:r>
        <w:rPr>
          <w:i/>
          <w:vertAlign w:val="subscript"/>
        </w:rPr>
        <w:t>m</w:t>
      </w:r>
      <w:r>
        <w:t>]</w:t>
      </w:r>
      <w:r>
        <w:rPr>
          <w:i/>
          <w:vertAlign w:val="subscript"/>
        </w:rPr>
        <w:t xml:space="preserve">n </w:t>
      </w:r>
      <w:r>
        <w:t xml:space="preserve">contains the column </w:t>
      </w:r>
      <w:r>
        <w:t>indices.</w:t>
      </w:r>
    </w:p>
    <w:p w14:paraId="64828F23" w14:textId="77777777" w:rsidR="00F1214F" w:rsidRDefault="00BE2C0C">
      <w:pPr>
        <w:tabs>
          <w:tab w:val="center" w:pos="809"/>
          <w:tab w:val="center" w:pos="6685"/>
        </w:tabs>
        <w:spacing w:after="58" w:line="265" w:lineRule="auto"/>
        <w:ind w:firstLine="0"/>
        <w:jc w:val="left"/>
      </w:pPr>
      <w:r>
        <w:rPr>
          <w:rFonts w:ascii="Calibri" w:eastAsia="Calibri" w:hAnsi="Calibri" w:cs="Calibri"/>
          <w:sz w:val="22"/>
        </w:rPr>
        <w:tab/>
      </w:r>
      <w:r>
        <w:t>|</w:t>
      </w:r>
      <w:r>
        <w:rPr>
          <w:b/>
        </w:rPr>
        <w:t>M</w:t>
      </w:r>
      <w:r>
        <w:t>| = |</w:t>
      </w:r>
      <w:r>
        <w:rPr>
          <w:b/>
        </w:rPr>
        <w:t>M</w:t>
      </w:r>
      <w:r>
        <w:t>|;</w:t>
      </w:r>
      <w:r>
        <w:tab/>
        <w:t>(7.1)</w:t>
      </w:r>
    </w:p>
    <w:p w14:paraId="212493AC" w14:textId="4D3B810E" w:rsidR="00F1214F" w:rsidRPr="004B4DB5" w:rsidRDefault="00BE2C0C" w:rsidP="00751290">
      <w:pPr>
        <w:tabs>
          <w:tab w:val="center" w:pos="1065"/>
          <w:tab w:val="center" w:pos="5072"/>
        </w:tabs>
        <w:spacing w:after="237" w:line="259" w:lineRule="auto"/>
        <w:ind w:firstLine="0"/>
        <w:jc w:val="left"/>
        <w:rPr>
          <w:rFonts w:ascii="Calibri" w:eastAsia="Calibri" w:hAnsi="Calibri" w:cs="Calibri"/>
          <w:sz w:val="22"/>
        </w:rPr>
      </w:pPr>
      <w:r>
        <w:rPr>
          <w:rFonts w:ascii="Calibri" w:eastAsia="Calibri" w:hAnsi="Calibri" w:cs="Calibri"/>
          <w:sz w:val="22"/>
        </w:rPr>
        <w:tab/>
      </w:r>
      <m:oMath>
        <m:sSup>
          <m:sSupPr>
            <m:ctrlPr>
              <w:rPr>
                <w:rFonts w:ascii="Cambria Math" w:eastAsia="Calibri" w:hAnsi="Cambria Math" w:cs="Calibri"/>
                <w:i/>
                <w:sz w:val="22"/>
              </w:rPr>
            </m:ctrlPr>
          </m:sSupPr>
          <m:e>
            <m:r>
              <m:rPr>
                <m:sty m:val="p"/>
              </m:rPr>
              <w:rPr>
                <w:rFonts w:ascii="Cambria Math" w:eastAsia="Calibri" w:hAnsi="Cambria Math" w:cs="Calibri"/>
                <w:sz w:val="22"/>
              </w:rPr>
              <m:t>δ</m:t>
            </m:r>
            <m:ctrlPr>
              <w:rPr>
                <w:rFonts w:ascii="Cambria Math" w:eastAsia="Calibri" w:hAnsi="Cambria Math" w:cs="Calibri"/>
                <w:sz w:val="22"/>
              </w:rPr>
            </m:ctrlPr>
          </m:e>
          <m:sup>
            <m:r>
              <w:rPr>
                <w:rFonts w:ascii="Cambria Math" w:eastAsia="Calibri" w:hAnsi="Cambria Math" w:cs="Calibri"/>
                <w:sz w:val="22"/>
              </w:rPr>
              <m:t>2</m:t>
            </m:r>
          </m:sup>
        </m:sSup>
        <m:d>
          <m:dPr>
            <m:begChr m:val="|"/>
            <m:endChr m:val="|"/>
            <m:ctrlPr>
              <w:rPr>
                <w:rFonts w:ascii="Cambria Math" w:eastAsia="Calibri" w:hAnsi="Cambria Math" w:cs="Calibri"/>
                <w:i/>
                <w:sz w:val="22"/>
              </w:rPr>
            </m:ctrlPr>
          </m:dPr>
          <m:e>
            <m:r>
              <w:rPr>
                <w:rFonts w:ascii="Cambria Math" w:eastAsia="Calibri" w:hAnsi="Cambria Math" w:cs="Calibri"/>
                <w:sz w:val="22"/>
              </w:rPr>
              <m:t>M</m:t>
            </m:r>
          </m:e>
        </m:d>
        <m:r>
          <w:rPr>
            <w:rFonts w:ascii="Cambria Math" w:eastAsia="Calibri" w:hAnsi="Cambria Math" w:cs="Calibri"/>
            <w:sz w:val="22"/>
          </w:rPr>
          <m:t>=</m:t>
        </m:r>
        <m:nary>
          <m:naryPr>
            <m:chr m:val="∑"/>
            <m:ctrlPr>
              <w:rPr>
                <w:rFonts w:ascii="Cambria Math" w:eastAsia="Calibri" w:hAnsi="Cambria Math" w:cs="Calibri"/>
                <w:sz w:val="22"/>
              </w:rPr>
            </m:ctrlPr>
          </m:naryPr>
          <m:sub>
            <m:r>
              <w:rPr>
                <w:rFonts w:ascii="Cambria Math" w:eastAsia="Calibri" w:hAnsi="Cambria Math" w:cs="Calibri"/>
                <w:sz w:val="22"/>
              </w:rPr>
              <m:t>m</m:t>
            </m:r>
            <m:r>
              <w:rPr>
                <w:rFonts w:ascii="Cambria Math" w:eastAsia="Calibri" w:hAnsi="Cambria Math" w:cs="Calibri"/>
                <w:sz w:val="22"/>
              </w:rPr>
              <m:t>=1</m:t>
            </m:r>
            <m:ctrlPr>
              <w:rPr>
                <w:rFonts w:ascii="Cambria Math" w:eastAsia="Calibri" w:hAnsi="Cambria Math" w:cs="Calibri"/>
                <w:i/>
                <w:sz w:val="22"/>
              </w:rPr>
            </m:ctrlPr>
          </m:sub>
          <m:sup>
            <m:r>
              <w:rPr>
                <w:rFonts w:ascii="Cambria Math" w:eastAsia="Calibri" w:hAnsi="Cambria Math" w:cs="Calibri"/>
                <w:sz w:val="22"/>
              </w:rPr>
              <m:t>n</m:t>
            </m:r>
            <m:ctrlPr>
              <w:rPr>
                <w:rFonts w:ascii="Cambria Math" w:eastAsia="Calibri" w:hAnsi="Cambria Math" w:cs="Calibri"/>
                <w:i/>
                <w:sz w:val="22"/>
              </w:rPr>
            </m:ctrlPr>
          </m:sup>
          <m:e>
            <m:nary>
              <m:naryPr>
                <m:chr m:val="∑"/>
                <m:supHide m:val="1"/>
                <m:ctrlPr>
                  <w:rPr>
                    <w:rFonts w:ascii="Cambria Math" w:eastAsia="Calibri" w:hAnsi="Cambria Math" w:cs="Calibri"/>
                    <w:sz w:val="22"/>
                  </w:rPr>
                </m:ctrlPr>
              </m:naryPr>
              <m:sub>
                <m:r>
                  <w:rPr>
                    <w:rFonts w:ascii="Cambria Math" w:eastAsia="Calibri" w:hAnsi="Cambria Math" w:cs="Calibri"/>
                    <w:sz w:val="22"/>
                  </w:rPr>
                  <m:t>&lt;</m:t>
                </m:r>
                <m:sSub>
                  <m:sSubPr>
                    <m:ctrlPr>
                      <w:rPr>
                        <w:rFonts w:ascii="Cambria Math" w:eastAsia="Calibri" w:hAnsi="Cambria Math" w:cs="Calibri"/>
                        <w:i/>
                        <w:sz w:val="22"/>
                      </w:rPr>
                    </m:ctrlPr>
                  </m:sSubPr>
                  <m:e>
                    <m:r>
                      <w:rPr>
                        <w:rFonts w:ascii="Cambria Math" w:eastAsia="Calibri" w:hAnsi="Cambria Math" w:cs="Calibri"/>
                        <w:sz w:val="22"/>
                      </w:rPr>
                      <m:t>i</m:t>
                    </m:r>
                  </m:e>
                  <m:sub>
                    <m:r>
                      <w:rPr>
                        <w:rFonts w:ascii="Cambria Math" w:eastAsia="Calibri" w:hAnsi="Cambria Math" w:cs="Calibri"/>
                        <w:sz w:val="22"/>
                      </w:rPr>
                      <m:t>1</m:t>
                    </m:r>
                  </m:sub>
                </m:sSub>
                <m:r>
                  <m:rPr>
                    <m:sty m:val="p"/>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i</m:t>
                    </m:r>
                    <m:ctrlPr>
                      <w:rPr>
                        <w:rFonts w:ascii="Cambria Math" w:eastAsia="Calibri" w:hAnsi="Cambria Math" w:cs="Calibri"/>
                        <w:sz w:val="22"/>
                      </w:rPr>
                    </m:ctrlPr>
                  </m:e>
                  <m:sub>
                    <m:r>
                      <w:rPr>
                        <w:rFonts w:ascii="Cambria Math" w:eastAsia="Calibri" w:hAnsi="Cambria Math" w:cs="Calibri"/>
                        <w:sz w:val="22"/>
                      </w:rPr>
                      <m:t>m</m:t>
                    </m:r>
                  </m:sub>
                </m:sSub>
                <m:sSub>
                  <m:sSubPr>
                    <m:ctrlPr>
                      <w:rPr>
                        <w:rFonts w:ascii="Cambria Math" w:eastAsia="Calibri" w:hAnsi="Cambria Math" w:cs="Calibri"/>
                        <w:i/>
                        <w:sz w:val="22"/>
                      </w:rPr>
                    </m:ctrlPr>
                  </m:sSubPr>
                  <m:e>
                    <m:r>
                      <w:rPr>
                        <w:rFonts w:ascii="Cambria Math" w:eastAsia="Calibri" w:hAnsi="Cambria Math" w:cs="Calibri"/>
                        <w:sz w:val="22"/>
                      </w:rPr>
                      <m:t>&gt;</m:t>
                    </m:r>
                  </m:e>
                  <m:sub>
                    <m:r>
                      <w:rPr>
                        <w:rFonts w:ascii="Cambria Math" w:eastAsia="Calibri" w:hAnsi="Cambria Math" w:cs="Calibri"/>
                        <w:sz w:val="22"/>
                      </w:rPr>
                      <m:t>n</m:t>
                    </m:r>
                  </m:sub>
                </m:sSub>
                <m:ctrlPr>
                  <w:rPr>
                    <w:rFonts w:ascii="Cambria Math" w:eastAsia="Calibri" w:hAnsi="Cambria Math" w:cs="Calibri"/>
                    <w:i/>
                    <w:sz w:val="22"/>
                  </w:rPr>
                </m:ctrlPr>
              </m:sub>
              <m:sup>
                <m:ctrlPr>
                  <w:rPr>
                    <w:rFonts w:ascii="Cambria Math" w:eastAsia="Calibri" w:hAnsi="Cambria Math" w:cs="Calibri"/>
                    <w:i/>
                    <w:sz w:val="22"/>
                  </w:rPr>
                </m:ctrlPr>
              </m:sup>
              <m:e>
                <m:nary>
                  <m:naryPr>
                    <m:chr m:val="∑"/>
                    <m:supHide m:val="1"/>
                    <m:ctrlPr>
                      <w:rPr>
                        <w:rFonts w:ascii="Cambria Math" w:eastAsia="Calibri" w:hAnsi="Cambria Math" w:cs="Calibri"/>
                        <w:sz w:val="22"/>
                      </w:rPr>
                    </m:ctrlPr>
                  </m:naryPr>
                  <m:sub>
                    <m:sSub>
                      <m:sSubPr>
                        <m:ctrlPr>
                          <w:rPr>
                            <w:rFonts w:ascii="Cambria Math" w:eastAsia="Calibri" w:hAnsi="Cambria Math" w:cs="Calibri"/>
                            <w:i/>
                            <w:sz w:val="22"/>
                          </w:rPr>
                        </m:ctrlPr>
                      </m:sSubPr>
                      <m:e>
                        <m:d>
                          <m:dPr>
                            <m:begChr m:val="["/>
                            <m:endChr m:val="]"/>
                            <m:ctrlPr>
                              <w:rPr>
                                <w:rFonts w:ascii="Cambria Math" w:eastAsia="Calibri" w:hAnsi="Cambria Math" w:cs="Calibri"/>
                                <w:i/>
                                <w:sz w:val="22"/>
                              </w:rPr>
                            </m:ctrlPr>
                          </m:dPr>
                          <m:e>
                            <m:sSub>
                              <m:sSubPr>
                                <m:ctrlPr>
                                  <w:rPr>
                                    <w:rFonts w:ascii="Cambria Math" w:eastAsia="Calibri" w:hAnsi="Cambria Math" w:cs="Calibri"/>
                                    <w:i/>
                                    <w:sz w:val="22"/>
                                  </w:rPr>
                                </m:ctrlPr>
                              </m:sSubPr>
                              <m:e>
                                <m:r>
                                  <w:rPr>
                                    <w:rFonts w:ascii="Cambria Math" w:eastAsia="Calibri" w:hAnsi="Cambria Math" w:cs="Calibri"/>
                                    <w:sz w:val="22"/>
                                  </w:rPr>
                                  <m:t>j</m:t>
                                </m:r>
                              </m:e>
                              <m:sub>
                                <m:r>
                                  <w:rPr>
                                    <w:rFonts w:ascii="Cambria Math" w:eastAsia="Calibri" w:hAnsi="Cambria Math" w:cs="Calibri"/>
                                    <w:sz w:val="22"/>
                                  </w:rPr>
                                  <m:t>1</m:t>
                                </m:r>
                              </m:sub>
                            </m:sSub>
                            <m:r>
                              <m:rPr>
                                <m:sty m:val="p"/>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j</m:t>
                                </m:r>
                                <m:ctrlPr>
                                  <w:rPr>
                                    <w:rFonts w:ascii="Cambria Math" w:eastAsia="Calibri" w:hAnsi="Cambria Math" w:cs="Calibri"/>
                                    <w:sz w:val="22"/>
                                  </w:rPr>
                                </m:ctrlPr>
                              </m:e>
                              <m:sub>
                                <m:r>
                                  <w:rPr>
                                    <w:rFonts w:ascii="Cambria Math" w:eastAsia="Calibri" w:hAnsi="Cambria Math" w:cs="Calibri"/>
                                    <w:sz w:val="22"/>
                                  </w:rPr>
                                  <m:t>m</m:t>
                                </m:r>
                              </m:sub>
                            </m:sSub>
                          </m:e>
                        </m:d>
                      </m:e>
                      <m:sub>
                        <m:r>
                          <w:rPr>
                            <w:rFonts w:ascii="Cambria Math" w:eastAsia="Calibri" w:hAnsi="Cambria Math" w:cs="Calibri"/>
                            <w:sz w:val="22"/>
                          </w:rPr>
                          <m:t>n</m:t>
                        </m:r>
                      </m:sub>
                    </m:sSub>
                    <m:ctrlPr>
                      <w:rPr>
                        <w:rFonts w:ascii="Cambria Math" w:eastAsia="Calibri" w:hAnsi="Cambria Math" w:cs="Calibri"/>
                        <w:i/>
                        <w:sz w:val="22"/>
                      </w:rPr>
                    </m:ctrlPr>
                  </m:sub>
                  <m:sup>
                    <m:ctrlPr>
                      <w:rPr>
                        <w:rFonts w:ascii="Cambria Math" w:eastAsia="Calibri" w:hAnsi="Cambria Math" w:cs="Calibri"/>
                        <w:i/>
                        <w:sz w:val="22"/>
                      </w:rPr>
                    </m:ctrlPr>
                  </m:sup>
                  <m:e>
                    <m:sSup>
                      <m:sSupPr>
                        <m:ctrlPr>
                          <w:rPr>
                            <w:rFonts w:ascii="Cambria Math" w:eastAsia="Calibri" w:hAnsi="Cambria Math" w:cs="Calibri"/>
                            <w:i/>
                            <w:sz w:val="22"/>
                          </w:rPr>
                        </m:ctrlPr>
                      </m:sSupPr>
                      <m:e>
                        <m:d>
                          <m:dPr>
                            <m:begChr m:val="|"/>
                            <m:endChr m:val="|"/>
                            <m:ctrlPr>
                              <w:rPr>
                                <w:rFonts w:ascii="Cambria Math" w:eastAsia="Calibri" w:hAnsi="Cambria Math" w:cs="Calibri"/>
                                <w:i/>
                                <w:sz w:val="22"/>
                              </w:rPr>
                            </m:ctrlPr>
                          </m:dPr>
                          <m:e>
                            <m:sSub>
                              <m:sSubPr>
                                <m:ctrlPr>
                                  <w:rPr>
                                    <w:rFonts w:ascii="Cambria Math" w:eastAsia="Calibri" w:hAnsi="Cambria Math" w:cs="Calibri"/>
                                    <w:i/>
                                    <w:sz w:val="22"/>
                                  </w:rPr>
                                </m:ctrlPr>
                              </m:sSubPr>
                              <m:e>
                                <m:r>
                                  <w:rPr>
                                    <w:rFonts w:ascii="Cambria Math" w:eastAsia="Calibri" w:hAnsi="Cambria Math" w:cs="Calibri"/>
                                    <w:sz w:val="22"/>
                                  </w:rPr>
                                  <m:t>M</m:t>
                                </m:r>
                              </m:e>
                              <m:sub>
                                <m:r>
                                  <w:rPr>
                                    <w:rFonts w:ascii="Cambria Math" w:eastAsia="Calibri" w:hAnsi="Cambria Math" w:cs="Calibri"/>
                                    <w:sz w:val="22"/>
                                  </w:rPr>
                                  <m:t>&lt;</m:t>
                                </m:r>
                                <m:sSub>
                                  <m:sSubPr>
                                    <m:ctrlPr>
                                      <w:rPr>
                                        <w:rFonts w:ascii="Cambria Math" w:eastAsia="Calibri" w:hAnsi="Cambria Math" w:cs="Calibri"/>
                                        <w:i/>
                                        <w:sz w:val="22"/>
                                      </w:rPr>
                                    </m:ctrlPr>
                                  </m:sSubPr>
                                  <m:e>
                                    <m:r>
                                      <w:rPr>
                                        <w:rFonts w:ascii="Cambria Math" w:eastAsia="Calibri" w:hAnsi="Cambria Math" w:cs="Calibri"/>
                                        <w:sz w:val="22"/>
                                      </w:rPr>
                                      <m:t>i</m:t>
                                    </m:r>
                                  </m:e>
                                  <m:sub>
                                    <m:r>
                                      <w:rPr>
                                        <w:rFonts w:ascii="Cambria Math" w:eastAsia="Calibri" w:hAnsi="Cambria Math" w:cs="Calibri"/>
                                        <w:sz w:val="22"/>
                                      </w:rPr>
                                      <m:t>1</m:t>
                                    </m:r>
                                  </m:sub>
                                </m:sSub>
                                <m:r>
                                  <m:rPr>
                                    <m:sty m:val="p"/>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i</m:t>
                                    </m:r>
                                    <m:ctrlPr>
                                      <w:rPr>
                                        <w:rFonts w:ascii="Cambria Math" w:eastAsia="Calibri" w:hAnsi="Cambria Math" w:cs="Calibri"/>
                                        <w:sz w:val="22"/>
                                      </w:rPr>
                                    </m:ctrlPr>
                                  </m:e>
                                  <m:sub>
                                    <m:r>
                                      <w:rPr>
                                        <w:rFonts w:ascii="Cambria Math" w:eastAsia="Calibri" w:hAnsi="Cambria Math" w:cs="Calibri"/>
                                        <w:sz w:val="22"/>
                                      </w:rPr>
                                      <m:t>m</m:t>
                                    </m:r>
                                  </m:sub>
                                </m:sSub>
                                <m:sSub>
                                  <m:sSubPr>
                                    <m:ctrlPr>
                                      <w:rPr>
                                        <w:rFonts w:ascii="Cambria Math" w:eastAsia="Calibri" w:hAnsi="Cambria Math" w:cs="Calibri"/>
                                        <w:i/>
                                        <w:sz w:val="22"/>
                                      </w:rPr>
                                    </m:ctrlPr>
                                  </m:sSubPr>
                                  <m:e>
                                    <m:r>
                                      <w:rPr>
                                        <w:rFonts w:ascii="Cambria Math" w:eastAsia="Calibri" w:hAnsi="Cambria Math" w:cs="Calibri"/>
                                        <w:sz w:val="22"/>
                                      </w:rPr>
                                      <m:t>&gt;</m:t>
                                    </m:r>
                                  </m:e>
                                  <m:sub>
                                    <m:r>
                                      <w:rPr>
                                        <w:rFonts w:ascii="Cambria Math" w:eastAsia="Calibri" w:hAnsi="Cambria Math" w:cs="Calibri"/>
                                        <w:sz w:val="22"/>
                                      </w:rPr>
                                      <m:t>n</m:t>
                                    </m:r>
                                  </m:sub>
                                </m:sSub>
                                <m:r>
                                  <w:rPr>
                                    <w:rFonts w:ascii="Cambria Math" w:eastAsia="Calibri" w:hAnsi="Cambria Math" w:cs="Calibri"/>
                                    <w:sz w:val="22"/>
                                  </w:rPr>
                                  <m:t>,</m:t>
                                </m:r>
                                <m:sSub>
                                  <m:sSubPr>
                                    <m:ctrlPr>
                                      <w:rPr>
                                        <w:rFonts w:ascii="Cambria Math" w:eastAsia="Calibri" w:hAnsi="Cambria Math" w:cs="Calibri"/>
                                        <w:i/>
                                        <w:sz w:val="22"/>
                                      </w:rPr>
                                    </m:ctrlPr>
                                  </m:sSubPr>
                                  <m:e>
                                    <m:d>
                                      <m:dPr>
                                        <m:begChr m:val="["/>
                                        <m:endChr m:val="]"/>
                                        <m:ctrlPr>
                                          <w:rPr>
                                            <w:rFonts w:ascii="Cambria Math" w:eastAsia="Calibri" w:hAnsi="Cambria Math" w:cs="Calibri"/>
                                            <w:i/>
                                            <w:sz w:val="22"/>
                                          </w:rPr>
                                        </m:ctrlPr>
                                      </m:dPr>
                                      <m:e>
                                        <m:sSub>
                                          <m:sSubPr>
                                            <m:ctrlPr>
                                              <w:rPr>
                                                <w:rFonts w:ascii="Cambria Math" w:eastAsia="Calibri" w:hAnsi="Cambria Math" w:cs="Calibri"/>
                                                <w:i/>
                                                <w:sz w:val="22"/>
                                              </w:rPr>
                                            </m:ctrlPr>
                                          </m:sSubPr>
                                          <m:e>
                                            <m:r>
                                              <w:rPr>
                                                <w:rFonts w:ascii="Cambria Math" w:eastAsia="Calibri" w:hAnsi="Cambria Math" w:cs="Calibri"/>
                                                <w:sz w:val="22"/>
                                              </w:rPr>
                                              <m:t>j</m:t>
                                            </m:r>
                                          </m:e>
                                          <m:sub>
                                            <m:r>
                                              <w:rPr>
                                                <w:rFonts w:ascii="Cambria Math" w:eastAsia="Calibri" w:hAnsi="Cambria Math" w:cs="Calibri"/>
                                                <w:sz w:val="22"/>
                                              </w:rPr>
                                              <m:t>1</m:t>
                                            </m:r>
                                          </m:sub>
                                        </m:sSub>
                                        <m:r>
                                          <m:rPr>
                                            <m:sty m:val="p"/>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j</m:t>
                                            </m:r>
                                            <m:ctrlPr>
                                              <w:rPr>
                                                <w:rFonts w:ascii="Cambria Math" w:eastAsia="Calibri" w:hAnsi="Cambria Math" w:cs="Calibri"/>
                                                <w:sz w:val="22"/>
                                              </w:rPr>
                                            </m:ctrlPr>
                                          </m:e>
                                          <m:sub>
                                            <m:r>
                                              <w:rPr>
                                                <w:rFonts w:ascii="Cambria Math" w:eastAsia="Calibri" w:hAnsi="Cambria Math" w:cs="Calibri"/>
                                                <w:sz w:val="22"/>
                                              </w:rPr>
                                              <m:t>m</m:t>
                                            </m:r>
                                          </m:sub>
                                        </m:sSub>
                                      </m:e>
                                    </m:d>
                                  </m:e>
                                  <m:sub>
                                    <m:r>
                                      <w:rPr>
                                        <w:rFonts w:ascii="Cambria Math" w:eastAsia="Calibri" w:hAnsi="Cambria Math" w:cs="Calibri"/>
                                        <w:sz w:val="22"/>
                                      </w:rPr>
                                      <m:t>n</m:t>
                                    </m:r>
                                  </m:sub>
                                </m:sSub>
                              </m:sub>
                            </m:sSub>
                          </m:e>
                        </m:d>
                      </m:e>
                      <m:sup>
                        <m:r>
                          <w:rPr>
                            <w:rFonts w:ascii="Cambria Math" w:eastAsia="Calibri" w:hAnsi="Cambria Math" w:cs="Calibri"/>
                            <w:sz w:val="22"/>
                          </w:rPr>
                          <m:t>2</m:t>
                        </m:r>
                      </m:sup>
                    </m:sSup>
                    <m:nary>
                      <m:naryPr>
                        <m:chr m:val="∏"/>
                        <m:ctrlPr>
                          <w:rPr>
                            <w:rFonts w:ascii="Cambria Math" w:eastAsia="Calibri" w:hAnsi="Cambria Math" w:cs="Calibri"/>
                            <w:sz w:val="22"/>
                          </w:rPr>
                        </m:ctrlPr>
                      </m:naryPr>
                      <m:sub>
                        <m:r>
                          <w:rPr>
                            <w:rFonts w:ascii="Cambria Math" w:eastAsia="Calibri" w:hAnsi="Cambria Math" w:cs="Calibri"/>
                            <w:sz w:val="22"/>
                          </w:rPr>
                          <m:t>k</m:t>
                        </m:r>
                        <m:r>
                          <w:rPr>
                            <w:rFonts w:ascii="Cambria Math" w:eastAsia="Calibri" w:hAnsi="Cambria Math" w:cs="Calibri"/>
                            <w:sz w:val="22"/>
                          </w:rPr>
                          <m:t>=1</m:t>
                        </m:r>
                        <m:r>
                          <m:rPr>
                            <m:sty m:val="p"/>
                          </m:rPr>
                          <w:rPr>
                            <w:rFonts w:ascii="Cambria Math" w:eastAsia="Calibri" w:hAnsi="Cambria Math" w:cs="Calibri"/>
                            <w:sz w:val="22"/>
                          </w:rPr>
                          <m:t>…</m:t>
                        </m:r>
                        <m:r>
                          <w:rPr>
                            <w:rFonts w:ascii="Cambria Math" w:eastAsia="Calibri" w:hAnsi="Cambria Math" w:cs="Calibri"/>
                            <w:sz w:val="22"/>
                          </w:rPr>
                          <m:t>n</m:t>
                        </m:r>
                        <m:ctrlPr>
                          <w:rPr>
                            <w:rFonts w:ascii="Cambria Math" w:eastAsia="Calibri" w:hAnsi="Cambria Math" w:cs="Calibri"/>
                            <w:i/>
                            <w:sz w:val="22"/>
                          </w:rPr>
                        </m:ctrlPr>
                      </m:sub>
                      <m:sup>
                        <m:sSub>
                          <m:sSubPr>
                            <m:ctrlPr>
                              <w:rPr>
                                <w:rFonts w:ascii="Cambria Math" w:eastAsia="Calibri" w:hAnsi="Cambria Math" w:cs="Calibri"/>
                                <w:i/>
                                <w:sz w:val="22"/>
                              </w:rPr>
                            </m:ctrlPr>
                          </m:sSubPr>
                          <m:e>
                            <m:r>
                              <w:rPr>
                                <w:rFonts w:ascii="Cambria Math" w:eastAsia="Calibri" w:hAnsi="Cambria Math" w:cs="Calibri"/>
                                <w:sz w:val="22"/>
                              </w:rPr>
                              <m:t>i</m:t>
                            </m:r>
                          </m:e>
                          <m:sub>
                            <m:r>
                              <w:rPr>
                                <w:rFonts w:ascii="Cambria Math" w:eastAsia="Calibri" w:hAnsi="Cambria Math" w:cs="Calibri"/>
                                <w:sz w:val="22"/>
                              </w:rPr>
                              <m:t>k</m:t>
                            </m:r>
                          </m:sub>
                        </m:sSub>
                        <m:r>
                          <m:rPr>
                            <m:sty m:val="p"/>
                          </m:rPr>
                          <w:rPr>
                            <w:rFonts w:ascii="Cambria Math" w:eastAsia="Calibri" w:hAnsi="Cambria Math" w:cs="Calibri"/>
                            <w:sz w:val="22"/>
                          </w:rPr>
                          <m:t>∈</m:t>
                        </m:r>
                        <m:r>
                          <m:rPr>
                            <m:lit/>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i</m:t>
                            </m:r>
                          </m:e>
                          <m:sub>
                            <m:r>
                              <w:rPr>
                                <w:rFonts w:ascii="Cambria Math" w:eastAsia="Calibri" w:hAnsi="Cambria Math" w:cs="Calibri"/>
                                <w:sz w:val="22"/>
                              </w:rPr>
                              <m:t>1</m:t>
                            </m:r>
                          </m:sub>
                        </m:sSub>
                        <m:r>
                          <m:rPr>
                            <m:sty m:val="p"/>
                          </m:rP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i</m:t>
                            </m:r>
                            <m:ctrlPr>
                              <w:rPr>
                                <w:rFonts w:ascii="Cambria Math" w:eastAsia="Calibri" w:hAnsi="Cambria Math" w:cs="Calibri"/>
                                <w:sz w:val="22"/>
                              </w:rPr>
                            </m:ctrlPr>
                          </m:e>
                          <m:sub>
                            <m:r>
                              <w:rPr>
                                <w:rFonts w:ascii="Cambria Math" w:eastAsia="Calibri" w:hAnsi="Cambria Math" w:cs="Calibri"/>
                                <w:sz w:val="22"/>
                              </w:rPr>
                              <m:t>m</m:t>
                            </m:r>
                          </m:sub>
                        </m:sSub>
                        <m:r>
                          <m:rPr>
                            <m:lit/>
                          </m:rPr>
                          <w:rPr>
                            <w:rFonts w:ascii="Cambria Math" w:eastAsia="Calibri" w:hAnsi="Cambria Math" w:cs="Calibri"/>
                            <w:sz w:val="22"/>
                          </w:rPr>
                          <m:t>}</m:t>
                        </m:r>
                        <m:ctrlPr>
                          <w:rPr>
                            <w:rFonts w:ascii="Cambria Math" w:eastAsia="Calibri" w:hAnsi="Cambria Math" w:cs="Calibri"/>
                            <w:i/>
                            <w:sz w:val="22"/>
                          </w:rPr>
                        </m:ctrlPr>
                      </m:sup>
                      <m:e>
                        <m:sSup>
                          <m:sSupPr>
                            <m:ctrlPr>
                              <w:rPr>
                                <w:rFonts w:ascii="Cambria Math" w:eastAsia="Calibri" w:hAnsi="Cambria Math" w:cs="Calibri"/>
                                <w:i/>
                                <w:sz w:val="22"/>
                              </w:rPr>
                            </m:ctrlPr>
                          </m:sSupPr>
                          <m:e>
                            <m:d>
                              <m:dPr>
                                <m:ctrlPr>
                                  <w:rPr>
                                    <w:rFonts w:ascii="Cambria Math" w:eastAsia="Calibri" w:hAnsi="Cambria Math" w:cs="Calibri"/>
                                    <w:i/>
                                    <w:sz w:val="22"/>
                                  </w:rPr>
                                </m:ctrlPr>
                              </m:dPr>
                              <m:e>
                                <m:r>
                                  <m:rPr>
                                    <m:sty m:val="p"/>
                                  </m:rPr>
                                  <w:rPr>
                                    <w:rFonts w:ascii="Cambria Math" w:eastAsia="Calibri" w:hAnsi="Cambria Math" w:cs="Calibri"/>
                                    <w:sz w:val="22"/>
                                  </w:rPr>
                                  <m:t>δ</m:t>
                                </m:r>
                                <m:sSub>
                                  <m:sSubPr>
                                    <m:ctrlPr>
                                      <w:rPr>
                                        <w:rFonts w:ascii="Cambria Math" w:eastAsia="Calibri" w:hAnsi="Cambria Math" w:cs="Calibri"/>
                                        <w:i/>
                                        <w:sz w:val="22"/>
                                      </w:rPr>
                                    </m:ctrlPr>
                                  </m:sSubPr>
                                  <m:e>
                                    <m:r>
                                      <w:rPr>
                                        <w:rFonts w:ascii="Cambria Math" w:eastAsia="Calibri" w:hAnsi="Cambria Math" w:cs="Calibri"/>
                                        <w:sz w:val="22"/>
                                      </w:rPr>
                                      <m:t>x</m:t>
                                    </m:r>
                                  </m:e>
                                  <m:sub>
                                    <m:sSub>
                                      <m:sSubPr>
                                        <m:ctrlPr>
                                          <w:rPr>
                                            <w:rFonts w:ascii="Cambria Math" w:eastAsia="Calibri" w:hAnsi="Cambria Math" w:cs="Calibri"/>
                                            <w:i/>
                                            <w:sz w:val="22"/>
                                          </w:rPr>
                                        </m:ctrlPr>
                                      </m:sSubPr>
                                      <m:e>
                                        <m:r>
                                          <w:rPr>
                                            <w:rFonts w:ascii="Cambria Math" w:eastAsia="Calibri" w:hAnsi="Cambria Math" w:cs="Calibri"/>
                                            <w:sz w:val="22"/>
                                          </w:rPr>
                                          <m:t>i</m:t>
                                        </m:r>
                                      </m:e>
                                      <m:sub>
                                        <m:r>
                                          <w:rPr>
                                            <w:rFonts w:ascii="Cambria Math" w:eastAsia="Calibri" w:hAnsi="Cambria Math" w:cs="Calibri"/>
                                            <w:sz w:val="22"/>
                                          </w:rPr>
                                          <m:t>k</m:t>
                                        </m:r>
                                      </m:sub>
                                    </m:sSub>
                                    <m:r>
                                      <w:rPr>
                                        <w:rFonts w:ascii="Cambria Math" w:eastAsia="Calibri" w:hAnsi="Cambria Math" w:cs="Calibri"/>
                                        <w:sz w:val="22"/>
                                      </w:rPr>
                                      <m:t>,</m:t>
                                    </m:r>
                                    <m:sSub>
                                      <m:sSubPr>
                                        <m:ctrlPr>
                                          <w:rPr>
                                            <w:rFonts w:ascii="Cambria Math" w:eastAsia="Calibri" w:hAnsi="Cambria Math" w:cs="Calibri"/>
                                            <w:i/>
                                            <w:sz w:val="22"/>
                                          </w:rPr>
                                        </m:ctrlPr>
                                      </m:sSubPr>
                                      <m:e>
                                        <m:r>
                                          <w:rPr>
                                            <w:rFonts w:ascii="Cambria Math" w:eastAsia="Calibri" w:hAnsi="Cambria Math" w:cs="Calibri"/>
                                            <w:sz w:val="22"/>
                                          </w:rPr>
                                          <m:t>j</m:t>
                                        </m:r>
                                      </m:e>
                                      <m:sub>
                                        <m:r>
                                          <w:rPr>
                                            <w:rFonts w:ascii="Cambria Math" w:eastAsia="Calibri" w:hAnsi="Cambria Math" w:cs="Calibri"/>
                                            <w:sz w:val="22"/>
                                          </w:rPr>
                                          <m:t>k</m:t>
                                        </m:r>
                                      </m:sub>
                                    </m:sSub>
                                  </m:sub>
                                </m:sSub>
                              </m:e>
                            </m:d>
                          </m:e>
                          <m:sup>
                            <m:r>
                              <w:rPr>
                                <w:rFonts w:ascii="Cambria Math" w:eastAsia="Calibri" w:hAnsi="Cambria Math" w:cs="Calibri"/>
                                <w:sz w:val="22"/>
                              </w:rPr>
                              <m:t>2</m:t>
                            </m:r>
                          </m:sup>
                        </m:sSup>
                        <m:ctrlPr>
                          <w:rPr>
                            <w:rFonts w:ascii="Cambria Math" w:eastAsia="Calibri" w:hAnsi="Cambria Math" w:cs="Calibri"/>
                            <w:i/>
                            <w:sz w:val="22"/>
                          </w:rPr>
                        </m:ctrlPr>
                      </m:e>
                    </m:nary>
                    <m:ctrlPr>
                      <w:rPr>
                        <w:rFonts w:ascii="Cambria Math" w:eastAsia="Calibri" w:hAnsi="Cambria Math" w:cs="Calibri"/>
                        <w:i/>
                        <w:sz w:val="22"/>
                      </w:rPr>
                    </m:ctrlPr>
                  </m:e>
                </m:nary>
                <m:ctrlPr>
                  <w:rPr>
                    <w:rFonts w:ascii="Cambria Math" w:eastAsia="Calibri" w:hAnsi="Cambria Math" w:cs="Calibri"/>
                    <w:i/>
                    <w:sz w:val="22"/>
                  </w:rPr>
                </m:ctrlPr>
              </m:e>
            </m:nary>
            <m:ctrlPr>
              <w:rPr>
                <w:rFonts w:ascii="Cambria Math" w:eastAsia="Calibri" w:hAnsi="Cambria Math" w:cs="Calibri"/>
                <w:i/>
                <w:sz w:val="22"/>
              </w:rPr>
            </m:ctrlPr>
          </m:e>
        </m:nary>
      </m:oMath>
      <w:r>
        <w:t>;</w:t>
      </w:r>
      <w:r>
        <w:tab/>
      </w:r>
      <w:r w:rsidR="004B4DB5">
        <w:tab/>
      </w:r>
      <w:r w:rsidR="004B4DB5">
        <w:tab/>
      </w:r>
      <w:r w:rsidR="004B4DB5">
        <w:tab/>
      </w:r>
      <w:r>
        <w:t xml:space="preserve">(7.2) </w:t>
      </w:r>
    </w:p>
    <w:p w14:paraId="1341DEDD" w14:textId="521807B0" w:rsidR="00F1214F" w:rsidRDefault="00BE2C0C">
      <w:pPr>
        <w:ind w:left="-15" w:right="221" w:firstLine="299"/>
      </w:pPr>
      <w:r>
        <w:t xml:space="preserve">The square matrix whose element is </w:t>
      </w:r>
      <w:r>
        <w:rPr>
          <w:i/>
        </w:rPr>
        <w:t>a</w:t>
      </w:r>
      <w:r>
        <w:rPr>
          <w:i/>
          <w:vertAlign w:val="subscript"/>
        </w:rPr>
        <w:t xml:space="preserve">i,j </w:t>
      </w:r>
      <w:r>
        <w:t>= (−1)</w:t>
      </w:r>
      <w:r>
        <w:rPr>
          <w:i/>
          <w:vertAlign w:val="superscript"/>
        </w:rPr>
        <w:t>i</w:t>
      </w:r>
      <w:r>
        <w:rPr>
          <w:vertAlign w:val="superscript"/>
        </w:rPr>
        <w:t>+</w:t>
      </w:r>
      <w:r>
        <w:rPr>
          <w:i/>
          <w:vertAlign w:val="superscript"/>
        </w:rPr>
        <w:t>j</w:t>
      </w:r>
      <w:r>
        <w:t>|</w:t>
      </w:r>
      <w:r>
        <w:rPr>
          <w:b/>
        </w:rPr>
        <w:t>M</w:t>
      </w:r>
      <w:r>
        <w:rPr>
          <w:i/>
          <w:vertAlign w:val="subscript"/>
        </w:rPr>
        <w:t>j,i</w:t>
      </w:r>
      <w:r>
        <w:t xml:space="preserve">| is defined as the </w:t>
      </w:r>
      <w:r>
        <w:rPr>
          <w:i/>
        </w:rPr>
        <w:t xml:space="preserve">adjugate matrix </w:t>
      </w:r>
      <w:r>
        <w:t xml:space="preserve">[19] </w:t>
      </w:r>
      <w:r>
        <w:rPr>
          <w:b/>
        </w:rPr>
        <w:t>M</w:t>
      </w:r>
      <w:r>
        <w:rPr>
          <w:i/>
          <w:vertAlign w:val="superscript"/>
        </w:rPr>
        <w:t xml:space="preserve">A </w:t>
      </w:r>
      <w:r>
        <w:t xml:space="preserve">to the original square matrix </w:t>
      </w:r>
      <w:r>
        <w:rPr>
          <w:b/>
        </w:rPr>
        <w:t>M</w:t>
      </w:r>
      <w:r>
        <w:t xml:space="preserve">. By adding Gaussian noise of deviation </w:t>
      </w:r>
      <w:r>
        <w:rPr>
          <w:i/>
        </w:rPr>
        <w:t xml:space="preserve">δx </w:t>
      </w:r>
      <w:r>
        <w:t xml:space="preserve">to </w:t>
      </w:r>
      <w:r>
        <w:rPr>
          <w:b/>
        </w:rPr>
        <w:t xml:space="preserve">M </w:t>
      </w:r>
      <w:r>
        <w:t xml:space="preserve">at each element, </w:t>
      </w:r>
      <w:r>
        <w:rPr>
          <w:b/>
        </w:rPr>
        <w:t>M</w:t>
      </w:r>
      <w:r>
        <w:rPr>
          <w:sz w:val="28"/>
          <w:vertAlign w:val="subscript"/>
        </w:rPr>
        <w:t xml:space="preserve">f </w:t>
      </w:r>
      <w:r>
        <w:t xml:space="preserve">is created. The value error of </w:t>
      </w:r>
      <w:r>
        <w:rPr>
          <w:b/>
        </w:rPr>
        <w:t>M</w:t>
      </w:r>
      <w:r>
        <w:rPr>
          <w:i/>
          <w:vertAlign w:val="superscript"/>
        </w:rPr>
        <w:t xml:space="preserve">A </w:t>
      </w:r>
      <w:r>
        <w:t xml:space="preserve">is the difference between </w:t>
      </w:r>
      <w:r>
        <w:rPr>
          <w:b/>
        </w:rPr>
        <w:t>M</w:t>
      </w:r>
      <w:r>
        <w:rPr>
          <w:sz w:val="28"/>
          <w:vertAlign w:val="subscript"/>
        </w:rPr>
        <w:t>g</w:t>
      </w:r>
      <w:r>
        <w:rPr>
          <w:i/>
          <w:vertAlign w:val="superscript"/>
        </w:rPr>
        <w:t xml:space="preserve">A </w:t>
      </w:r>
      <w:r>
        <w:t xml:space="preserve">and </w:t>
      </w:r>
      <w:r>
        <w:rPr>
          <w:b/>
        </w:rPr>
        <w:t>M</w:t>
      </w:r>
      <w:r>
        <w:rPr>
          <w:i/>
          <w:vertAlign w:val="superscript"/>
        </w:rPr>
        <w:t>A</w:t>
      </w:r>
      <w:del w:id="300" w:author="Author">
        <w:r>
          <w:delText>, while</w:delText>
        </w:r>
      </w:del>
      <w:ins w:id="301" w:author="Author">
        <w:r w:rsidR="0001645E">
          <w:t>;</w:t>
        </w:r>
      </w:ins>
      <w:r w:rsidR="0001645E">
        <w:t xml:space="preserve"> </w:t>
      </w:r>
      <w:r>
        <w:t>the</w:t>
      </w:r>
      <w:r w:rsidR="0001645E">
        <w:t xml:space="preserve"> </w:t>
      </w:r>
      <w:r>
        <w:t xml:space="preserve">result deviation is calculated </w:t>
      </w:r>
      <w:del w:id="302" w:author="Author">
        <w:r>
          <w:delText>by</w:delText>
        </w:r>
      </w:del>
      <w:ins w:id="303" w:author="Author">
        <w:r w:rsidR="0001645E">
          <w:t>using</w:t>
        </w:r>
      </w:ins>
      <w:r>
        <w:t xml:space="preserve"> Formula (7.2). The result error deviation is similar to</w:t>
      </w:r>
      <w:ins w:id="304" w:author="Author">
        <w:r w:rsidR="0001645E">
          <w:t xml:space="preserve"> that </w:t>
        </w:r>
      </w:ins>
      <w:r>
        <w:t xml:space="preserve"> Figure 11 but with matrix size as the specific dimension.</w:t>
      </w:r>
    </w:p>
    <w:p w14:paraId="610F92A9" w14:textId="344DCA76" w:rsidR="00F1214F" w:rsidRDefault="00BE2C0C" w:rsidP="00B50C18">
      <w:pPr>
        <w:spacing w:after="3" w:line="265" w:lineRule="auto"/>
        <w:ind w:left="10" w:right="231"/>
        <w:jc w:val="left"/>
      </w:pPr>
      <w:r>
        <w:t xml:space="preserve">Let </w:t>
      </w:r>
      <w:r>
        <w:rPr>
          <w:b/>
        </w:rPr>
        <w:t xml:space="preserve">I </w:t>
      </w:r>
      <w:r>
        <w:t xml:space="preserve">be the identity matrix for </w:t>
      </w:r>
      <w:r>
        <w:rPr>
          <w:b/>
        </w:rPr>
        <w:t xml:space="preserve">M </w:t>
      </w:r>
      <w:r>
        <w:t xml:space="preserve">[19]. Formula (7.3) </w:t>
      </w:r>
      <w:del w:id="305" w:author="Author">
        <w:r>
          <w:delText>show</w:delText>
        </w:r>
      </w:del>
      <w:ins w:id="306" w:author="Author">
        <w:r>
          <w:t>show</w:t>
        </w:r>
        <w:r w:rsidR="0001645E">
          <w:t>s</w:t>
        </w:r>
      </w:ins>
      <w:r>
        <w:t xml:space="preserve"> the </w:t>
      </w:r>
      <w:del w:id="307" w:author="Author">
        <w:r>
          <w:delText>relation of</w:delText>
        </w:r>
      </w:del>
      <w:ins w:id="308" w:author="Author">
        <w:r>
          <w:t>relation</w:t>
        </w:r>
        <w:r w:rsidR="0001645E">
          <w:t>ship</w:t>
        </w:r>
        <w:r>
          <w:t xml:space="preserve"> </w:t>
        </w:r>
        <w:r w:rsidR="0001645E">
          <w:t xml:space="preserve">between </w:t>
        </w:r>
      </w:ins>
      <w:r w:rsidR="0001645E">
        <w:t xml:space="preserve"> </w:t>
      </w:r>
      <w:r>
        <w:rPr>
          <w:b/>
        </w:rPr>
        <w:t>M</w:t>
      </w:r>
      <w:r>
        <w:rPr>
          <w:i/>
          <w:vertAlign w:val="superscript"/>
        </w:rPr>
        <w:t>A</w:t>
      </w:r>
    </w:p>
    <w:p w14:paraId="2D7A3716" w14:textId="77777777" w:rsidR="00F1214F" w:rsidRDefault="00BE2C0C" w:rsidP="004708E4">
      <w:pPr>
        <w:spacing w:after="300" w:line="259" w:lineRule="auto"/>
        <w:ind w:left="853" w:firstLine="0"/>
        <w:jc w:val="center"/>
      </w:pPr>
      <w:r>
        <w:rPr>
          <w:noProof/>
        </w:rPr>
        <w:drawing>
          <wp:inline distT="0" distB="0" distL="0" distR="0" wp14:anchorId="401F0705" wp14:editId="015D313F">
            <wp:extent cx="3281908" cy="2285998"/>
            <wp:effectExtent l="0" t="0" r="0" b="0"/>
            <wp:docPr id="4369" name="Picture 4369"/>
            <wp:cNvGraphicFramePr/>
            <a:graphic xmlns:a="http://schemas.openxmlformats.org/drawingml/2006/main">
              <a:graphicData uri="http://schemas.openxmlformats.org/drawingml/2006/picture">
                <pic:pic xmlns:pic="http://schemas.openxmlformats.org/drawingml/2006/picture">
                  <pic:nvPicPr>
                    <pic:cNvPr id="4369" name="Picture 4369"/>
                    <pic:cNvPicPr/>
                  </pic:nvPicPr>
                  <pic:blipFill>
                    <a:blip r:embed="rId41"/>
                    <a:stretch>
                      <a:fillRect/>
                    </a:stretch>
                  </pic:blipFill>
                  <pic:spPr>
                    <a:xfrm>
                      <a:off x="0" y="0"/>
                      <a:ext cx="3281908" cy="2285998"/>
                    </a:xfrm>
                    <a:prstGeom prst="rect">
                      <a:avLst/>
                    </a:prstGeom>
                  </pic:spPr>
                </pic:pic>
              </a:graphicData>
            </a:graphic>
          </wp:inline>
        </w:drawing>
      </w:r>
    </w:p>
    <w:p w14:paraId="44A00ABA" w14:textId="77777777" w:rsidR="00F1214F" w:rsidRDefault="00BE2C0C" w:rsidP="004B4DB5">
      <w:pPr>
        <w:pStyle w:val="NoSpacing"/>
      </w:pPr>
      <w:r>
        <w:t xml:space="preserve">Figure 15: Error deviations </w:t>
      </w:r>
      <w:r>
        <w:t>(z-axis) as a function of matrix size (x-axis) and input noise precision (y-axis) for the difference of the two sides of Formula (7.3).</w:t>
      </w:r>
    </w:p>
    <w:p w14:paraId="4AC86334" w14:textId="77777777" w:rsidR="00F1214F" w:rsidRDefault="00BE2C0C" w:rsidP="004708E4">
      <w:pPr>
        <w:spacing w:after="300" w:line="259" w:lineRule="auto"/>
        <w:ind w:left="633" w:firstLine="0"/>
        <w:jc w:val="center"/>
      </w:pPr>
      <w:r>
        <w:rPr>
          <w:noProof/>
        </w:rPr>
        <w:lastRenderedPageBreak/>
        <w:drawing>
          <wp:inline distT="0" distB="0" distL="0" distR="0" wp14:anchorId="6F36FCF9" wp14:editId="2B93DA6A">
            <wp:extent cx="3561650" cy="2286059"/>
            <wp:effectExtent l="0" t="0" r="0" b="0"/>
            <wp:docPr id="4373" name="Picture 4373"/>
            <wp:cNvGraphicFramePr/>
            <a:graphic xmlns:a="http://schemas.openxmlformats.org/drawingml/2006/main">
              <a:graphicData uri="http://schemas.openxmlformats.org/drawingml/2006/picture">
                <pic:pic xmlns:pic="http://schemas.openxmlformats.org/drawingml/2006/picture">
                  <pic:nvPicPr>
                    <pic:cNvPr id="4373" name="Picture 4373"/>
                    <pic:cNvPicPr/>
                  </pic:nvPicPr>
                  <pic:blipFill>
                    <a:blip r:embed="rId42"/>
                    <a:stretch>
                      <a:fillRect/>
                    </a:stretch>
                  </pic:blipFill>
                  <pic:spPr>
                    <a:xfrm>
                      <a:off x="0" y="0"/>
                      <a:ext cx="3561650" cy="2286059"/>
                    </a:xfrm>
                    <a:prstGeom prst="rect">
                      <a:avLst/>
                    </a:prstGeom>
                  </pic:spPr>
                </pic:pic>
              </a:graphicData>
            </a:graphic>
          </wp:inline>
        </w:drawing>
      </w:r>
    </w:p>
    <w:p w14:paraId="04928F5F" w14:textId="275CD1D5" w:rsidR="00F1214F" w:rsidRDefault="00BE2C0C" w:rsidP="004B4DB5">
      <w:pPr>
        <w:pStyle w:val="NoSpacing"/>
      </w:pPr>
      <w:r>
        <w:t>Figure 16: Linear correlation between the precision of a matrix determinant (</w:t>
      </w:r>
      <w:del w:id="309" w:author="Author">
        <w:r>
          <w:delText>yaxis</w:delText>
        </w:r>
      </w:del>
      <w:ins w:id="310" w:author="Author">
        <w:r>
          <w:t>y</w:t>
        </w:r>
        <w:r w:rsidR="0001645E">
          <w:t>-</w:t>
        </w:r>
        <w:r>
          <w:t>axis</w:t>
        </w:r>
      </w:ins>
      <w:r>
        <w:t xml:space="preserve">) to its condition number (x-axis). The legend shows the size of the matrix, as well as the type of the matrix as </w:t>
      </w:r>
      <w:r>
        <w:rPr>
          <w:i/>
        </w:rPr>
        <w:t xml:space="preserve">Random </w:t>
      </w:r>
      <w:r>
        <w:t xml:space="preserve">for randomly generated matrix, and </w:t>
      </w:r>
      <w:r>
        <w:rPr>
          <w:i/>
        </w:rPr>
        <w:t xml:space="preserve">Hilbert </w:t>
      </w:r>
      <w:r>
        <w:t>as the Hilbert matrix.</w:t>
      </w:r>
    </w:p>
    <w:p w14:paraId="0592DBF3" w14:textId="2EEA9E5D" w:rsidR="00F1214F" w:rsidRDefault="00BE2C0C">
      <w:pPr>
        <w:spacing w:after="0"/>
        <w:ind w:left="-5" w:right="221"/>
      </w:pPr>
      <w:r>
        <w:t xml:space="preserve">and </w:t>
      </w:r>
      <w:r>
        <w:rPr>
          <w:b/>
        </w:rPr>
        <w:t>M</w:t>
      </w:r>
      <w:ins w:id="311" w:author="Author">
        <w:r w:rsidR="0001645E">
          <w:rPr>
            <w:b/>
          </w:rPr>
          <w:t>,</w:t>
        </w:r>
      </w:ins>
      <w:r>
        <w:rPr>
          <w:b/>
        </w:rPr>
        <w:t xml:space="preserve"> </w:t>
      </w:r>
      <w:r>
        <w:t xml:space="preserve">which leads to the definition of inverse matrix </w:t>
      </w:r>
      <w:r>
        <w:rPr>
          <w:b/>
        </w:rPr>
        <w:t>M</w:t>
      </w:r>
      <w:r>
        <w:rPr>
          <w:vertAlign w:val="superscript"/>
        </w:rPr>
        <w:t>−</w:t>
      </w:r>
      <w:r>
        <w:rPr>
          <w:vertAlign w:val="superscript"/>
        </w:rPr>
        <w:t xml:space="preserve">1 </w:t>
      </w:r>
      <w:r>
        <w:t>in Formula (7.4) [19</w:t>
      </w:r>
      <w:del w:id="312" w:author="Author">
        <w:r>
          <w:delText>].</w:delText>
        </w:r>
      </w:del>
      <w:ins w:id="313" w:author="Author">
        <w:r>
          <w:t>]</w:t>
        </w:r>
        <w:r w:rsidR="0001645E">
          <w:t>:</w:t>
        </w:r>
      </w:ins>
    </w:p>
    <w:tbl>
      <w:tblPr>
        <w:tblStyle w:val="TableGrid"/>
        <w:tblW w:w="5382" w:type="dxa"/>
        <w:tblInd w:w="1492" w:type="dxa"/>
        <w:tblCellMar>
          <w:top w:w="35" w:type="dxa"/>
        </w:tblCellMar>
        <w:tblLook w:val="04A0" w:firstRow="1" w:lastRow="0" w:firstColumn="1" w:lastColumn="0" w:noHBand="0" w:noVBand="1"/>
      </w:tblPr>
      <w:tblGrid>
        <w:gridCol w:w="798"/>
        <w:gridCol w:w="2521"/>
        <w:gridCol w:w="2063"/>
      </w:tblGrid>
      <w:tr w:rsidR="00F1214F" w14:paraId="6DA73582" w14:textId="77777777">
        <w:trPr>
          <w:trHeight w:val="255"/>
        </w:trPr>
        <w:tc>
          <w:tcPr>
            <w:tcW w:w="799" w:type="dxa"/>
            <w:tcBorders>
              <w:top w:val="nil"/>
              <w:left w:val="nil"/>
              <w:bottom w:val="nil"/>
              <w:right w:val="nil"/>
            </w:tcBorders>
          </w:tcPr>
          <w:p w14:paraId="6E0CA1BC" w14:textId="77777777" w:rsidR="00F1214F" w:rsidRDefault="00BE2C0C">
            <w:pPr>
              <w:spacing w:after="0" w:line="259" w:lineRule="auto"/>
              <w:ind w:firstLine="0"/>
            </w:pPr>
            <w:r>
              <w:rPr>
                <w:b/>
              </w:rPr>
              <w:t xml:space="preserve">M </w:t>
            </w:r>
            <w:r>
              <w:t xml:space="preserve">× </w:t>
            </w:r>
            <w:r>
              <w:rPr>
                <w:b/>
              </w:rPr>
              <w:t>M</w:t>
            </w:r>
            <w:r>
              <w:rPr>
                <w:i/>
                <w:vertAlign w:val="superscript"/>
              </w:rPr>
              <w:t>A</w:t>
            </w:r>
          </w:p>
        </w:tc>
        <w:tc>
          <w:tcPr>
            <w:tcW w:w="2521" w:type="dxa"/>
            <w:tcBorders>
              <w:top w:val="nil"/>
              <w:left w:val="nil"/>
              <w:bottom w:val="nil"/>
              <w:right w:val="nil"/>
            </w:tcBorders>
          </w:tcPr>
          <w:p w14:paraId="75A5ACCB" w14:textId="77777777" w:rsidR="00F1214F" w:rsidRDefault="00BE2C0C">
            <w:pPr>
              <w:spacing w:after="0" w:line="259" w:lineRule="auto"/>
              <w:ind w:firstLine="0"/>
              <w:jc w:val="left"/>
            </w:pPr>
            <w:r>
              <w:t xml:space="preserve">= </w:t>
            </w:r>
            <w:r>
              <w:rPr>
                <w:b/>
              </w:rPr>
              <w:t>M</w:t>
            </w:r>
            <w:r>
              <w:rPr>
                <w:i/>
                <w:vertAlign w:val="superscript"/>
              </w:rPr>
              <w:t xml:space="preserve">A </w:t>
            </w:r>
            <w:r>
              <w:t xml:space="preserve">× </w:t>
            </w:r>
            <w:r>
              <w:rPr>
                <w:b/>
              </w:rPr>
              <w:t xml:space="preserve">M </w:t>
            </w:r>
            <w:r>
              <w:t>= |</w:t>
            </w:r>
            <w:r>
              <w:rPr>
                <w:b/>
              </w:rPr>
              <w:t>M</w:t>
            </w:r>
            <w:r>
              <w:t>|</w:t>
            </w:r>
            <w:r>
              <w:rPr>
                <w:b/>
              </w:rPr>
              <w:t>I</w:t>
            </w:r>
            <w:r>
              <w:t>;</w:t>
            </w:r>
          </w:p>
        </w:tc>
        <w:tc>
          <w:tcPr>
            <w:tcW w:w="2063" w:type="dxa"/>
            <w:tcBorders>
              <w:top w:val="nil"/>
              <w:left w:val="nil"/>
              <w:bottom w:val="nil"/>
              <w:right w:val="nil"/>
            </w:tcBorders>
          </w:tcPr>
          <w:p w14:paraId="6FE2DF8E" w14:textId="77777777" w:rsidR="00F1214F" w:rsidRDefault="00BE2C0C">
            <w:pPr>
              <w:spacing w:after="0" w:line="259" w:lineRule="auto"/>
              <w:ind w:firstLine="0"/>
              <w:jc w:val="right"/>
            </w:pPr>
            <w:r>
              <w:t>(7.3)</w:t>
            </w:r>
          </w:p>
        </w:tc>
      </w:tr>
      <w:tr w:rsidR="00F1214F" w14:paraId="3A6370E9" w14:textId="77777777">
        <w:trPr>
          <w:trHeight w:val="262"/>
        </w:trPr>
        <w:tc>
          <w:tcPr>
            <w:tcW w:w="799" w:type="dxa"/>
            <w:tcBorders>
              <w:top w:val="nil"/>
              <w:left w:val="nil"/>
              <w:bottom w:val="nil"/>
              <w:right w:val="nil"/>
            </w:tcBorders>
          </w:tcPr>
          <w:p w14:paraId="42BC9DDC" w14:textId="77777777" w:rsidR="00F1214F" w:rsidRDefault="00BE2C0C">
            <w:pPr>
              <w:spacing w:after="0" w:line="259" w:lineRule="auto"/>
              <w:ind w:right="61" w:firstLine="0"/>
              <w:jc w:val="right"/>
            </w:pPr>
            <w:r>
              <w:rPr>
                <w:b/>
              </w:rPr>
              <w:t>M</w:t>
            </w:r>
            <w:r>
              <w:rPr>
                <w:sz w:val="12"/>
              </w:rPr>
              <w:t>−</w:t>
            </w:r>
            <w:r>
              <w:rPr>
                <w:sz w:val="12"/>
              </w:rPr>
              <w:t>1</w:t>
            </w:r>
          </w:p>
        </w:tc>
        <w:tc>
          <w:tcPr>
            <w:tcW w:w="2521" w:type="dxa"/>
            <w:tcBorders>
              <w:top w:val="nil"/>
              <w:left w:val="nil"/>
              <w:bottom w:val="nil"/>
              <w:right w:val="nil"/>
            </w:tcBorders>
          </w:tcPr>
          <w:p w14:paraId="5900CE79" w14:textId="77777777" w:rsidR="00F1214F" w:rsidRDefault="00BE2C0C">
            <w:pPr>
              <w:spacing w:after="0" w:line="259" w:lineRule="auto"/>
              <w:ind w:firstLine="0"/>
              <w:jc w:val="left"/>
            </w:pPr>
            <w:r>
              <w:t xml:space="preserve">≡ </w:t>
            </w:r>
            <w:r>
              <w:rPr>
                <w:b/>
              </w:rPr>
              <w:t>M</w:t>
            </w:r>
            <w:r>
              <w:rPr>
                <w:i/>
                <w:vertAlign w:val="superscript"/>
              </w:rPr>
              <w:t>A</w:t>
            </w:r>
            <w:r>
              <w:rPr>
                <w:i/>
              </w:rPr>
              <w:t>/</w:t>
            </w:r>
            <w:r>
              <w:t>|</w:t>
            </w:r>
            <w:r>
              <w:rPr>
                <w:b/>
              </w:rPr>
              <w:t>M</w:t>
            </w:r>
            <w:r>
              <w:t>|;</w:t>
            </w:r>
          </w:p>
        </w:tc>
        <w:tc>
          <w:tcPr>
            <w:tcW w:w="2063" w:type="dxa"/>
            <w:tcBorders>
              <w:top w:val="nil"/>
              <w:left w:val="nil"/>
              <w:bottom w:val="nil"/>
              <w:right w:val="nil"/>
            </w:tcBorders>
            <w:vAlign w:val="bottom"/>
          </w:tcPr>
          <w:p w14:paraId="0EFDD1B9" w14:textId="77777777" w:rsidR="00F1214F" w:rsidRDefault="00BE2C0C">
            <w:pPr>
              <w:spacing w:after="0" w:line="259" w:lineRule="auto"/>
              <w:ind w:firstLine="0"/>
              <w:jc w:val="right"/>
            </w:pPr>
            <w:r>
              <w:t>(7.4)</w:t>
            </w:r>
          </w:p>
        </w:tc>
      </w:tr>
    </w:tbl>
    <w:p w14:paraId="13EF7828" w14:textId="4FF8EDAD" w:rsidR="00F1214F" w:rsidRDefault="00BE2C0C">
      <w:pPr>
        <w:tabs>
          <w:tab w:val="center" w:pos="3414"/>
          <w:tab w:val="center" w:pos="6685"/>
        </w:tabs>
        <w:spacing w:after="3" w:line="265" w:lineRule="auto"/>
        <w:ind w:firstLine="0"/>
        <w:jc w:val="left"/>
      </w:pPr>
      <w:r>
        <w:rPr>
          <w:rFonts w:ascii="Calibri" w:eastAsia="Calibri" w:hAnsi="Calibri" w:cs="Calibri"/>
          <w:sz w:val="22"/>
        </w:rPr>
        <w:tab/>
      </w:r>
      <w:r w:rsidR="002221F8" w:rsidRPr="002221F8">
        <w:rPr>
          <w:rFonts w:ascii="Calibri" w:eastAsia="Calibri" w:hAnsi="Calibri" w:cs="Calibri"/>
          <w:noProof/>
          <w:sz w:val="22"/>
        </w:rPr>
        <w:drawing>
          <wp:inline distT="0" distB="0" distL="0" distR="0" wp14:anchorId="1BC2F68B" wp14:editId="6B743F65">
            <wp:extent cx="3168650" cy="996328"/>
            <wp:effectExtent l="0" t="0" r="0" b="0"/>
            <wp:docPr id="30563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0949" name=""/>
                    <pic:cNvPicPr/>
                  </pic:nvPicPr>
                  <pic:blipFill>
                    <a:blip r:embed="rId43"/>
                    <a:stretch>
                      <a:fillRect/>
                    </a:stretch>
                  </pic:blipFill>
                  <pic:spPr>
                    <a:xfrm>
                      <a:off x="0" y="0"/>
                      <a:ext cx="3198116" cy="1005593"/>
                    </a:xfrm>
                    <a:prstGeom prst="rect">
                      <a:avLst/>
                    </a:prstGeom>
                  </pic:spPr>
                </pic:pic>
              </a:graphicData>
            </a:graphic>
          </wp:inline>
        </w:drawing>
      </w:r>
      <w:r>
        <w:tab/>
        <w:t>(7.5)</w:t>
      </w:r>
    </w:p>
    <w:p w14:paraId="35D4D2E0" w14:textId="222565A3" w:rsidR="00F1214F" w:rsidRDefault="00BE2C0C">
      <w:pPr>
        <w:spacing w:after="15"/>
        <w:ind w:left="-15" w:right="221" w:firstLine="299"/>
      </w:pPr>
      <w:del w:id="314" w:author="Author">
        <w:r>
          <w:delText>While</w:delText>
        </w:r>
      </w:del>
      <w:ins w:id="315" w:author="Author">
        <w:r w:rsidR="0001645E">
          <w:t>Whereas</w:t>
        </w:r>
      </w:ins>
      <w:r w:rsidR="0001645E">
        <w:t xml:space="preserve"> </w:t>
      </w:r>
      <m:oMath>
        <m:acc>
          <m:accPr>
            <m:chr m:val="̃"/>
            <m:ctrlPr>
              <w:rPr>
                <w:rFonts w:ascii="Cambria Math" w:hAnsi="Cambria Math"/>
                <w:b/>
                <w:i/>
              </w:rPr>
            </m:ctrlPr>
          </m:accPr>
          <m:e>
            <m:r>
              <m:rPr>
                <m:sty m:val="bi"/>
              </m:rPr>
              <w:rPr>
                <w:rFonts w:ascii="Cambria Math" w:hAnsi="Cambria Math"/>
              </w:rPr>
              <m:t>M</m:t>
            </m:r>
          </m:e>
        </m:acc>
      </m:oMath>
      <w:r>
        <w:rPr>
          <w:i/>
          <w:vertAlign w:val="superscript"/>
        </w:rPr>
        <w:t>A</w:t>
      </w:r>
      <w:r>
        <w:t>−</w:t>
      </w:r>
      <w:r>
        <w:rPr>
          <w:b/>
        </w:rPr>
        <w:t>M</w:t>
      </w:r>
      <w:r>
        <w:rPr>
          <w:i/>
          <w:vertAlign w:val="superscript"/>
        </w:rPr>
        <w:t xml:space="preserve">A </w:t>
      </w:r>
      <w:r>
        <w:t>qualifies the distribution predicted by statistical Taylor expansion so that the result normalized errors should be Normal distributed</w:t>
      </w:r>
      <w:r w:rsidR="0001645E">
        <w:t xml:space="preserve"> </w:t>
      </w:r>
      <w:ins w:id="316" w:author="Author">
        <w:r w:rsidR="0001645E">
          <w:t>in a manner</w:t>
        </w:r>
        <w:r>
          <w:t xml:space="preserve"> </w:t>
        </w:r>
      </w:ins>
      <w:r>
        <w:t>similar to</w:t>
      </w:r>
      <w:ins w:id="317" w:author="Author">
        <w:r w:rsidR="0001645E">
          <w:t xml:space="preserve"> that shown in</w:t>
        </w:r>
      </w:ins>
      <w:r>
        <w:t xml:space="preserve"> Figure 11,</w:t>
      </w:r>
      <w:r w:rsidR="000D04CE" w:rsidRPr="000D04CE">
        <w:rPr>
          <w:rFonts w:ascii="Cambria Math" w:hAnsi="Cambria Math"/>
          <w:b/>
          <w:i/>
        </w:rPr>
        <w:t xml:space="preserve"> </w:t>
      </w:r>
      <m:oMath>
        <m:acc>
          <m:accPr>
            <m:chr m:val="̃"/>
            <m:ctrlPr>
              <w:rPr>
                <w:rFonts w:ascii="Cambria Math" w:hAnsi="Cambria Math"/>
                <w:b/>
                <w:i/>
              </w:rPr>
            </m:ctrlPr>
          </m:accPr>
          <m:e>
            <m:r>
              <m:rPr>
                <m:sty m:val="bi"/>
              </m:rPr>
              <w:rPr>
                <w:rFonts w:ascii="Cambria Math" w:hAnsi="Cambria Math"/>
              </w:rPr>
              <m:t>M</m:t>
            </m:r>
          </m:e>
        </m:acc>
      </m:oMath>
      <w:r>
        <w:rPr>
          <w:sz w:val="28"/>
          <w:vertAlign w:val="superscript"/>
        </w:rPr>
        <w:t xml:space="preserve"> </w:t>
      </w:r>
      <w:r>
        <w:t xml:space="preserve">× </w:t>
      </w:r>
      <m:oMath>
        <m:acc>
          <m:accPr>
            <m:chr m:val="̃"/>
            <m:ctrlPr>
              <w:rPr>
                <w:rFonts w:ascii="Cambria Math" w:hAnsi="Cambria Math"/>
                <w:b/>
                <w:i/>
              </w:rPr>
            </m:ctrlPr>
          </m:accPr>
          <m:e>
            <m:r>
              <m:rPr>
                <m:sty m:val="bi"/>
              </m:rPr>
              <w:rPr>
                <w:rFonts w:ascii="Cambria Math" w:hAnsi="Cambria Math"/>
              </w:rPr>
              <m:t>M</m:t>
            </m:r>
          </m:e>
        </m:acc>
      </m:oMath>
      <w:r>
        <w:rPr>
          <w:sz w:val="28"/>
          <w:vertAlign w:val="superscript"/>
        </w:rPr>
        <w:t xml:space="preserve"> </w:t>
      </w:r>
      <w:r>
        <w:rPr>
          <w:i/>
          <w:vertAlign w:val="superscript"/>
        </w:rPr>
        <w:t xml:space="preserve">A </w:t>
      </w:r>
      <w:r>
        <w:t>−</w:t>
      </w:r>
      <w:r>
        <w:t xml:space="preserve"> |</w:t>
      </w:r>
      <m:oMath>
        <m:acc>
          <m:accPr>
            <m:chr m:val="̃"/>
            <m:ctrlPr>
              <w:rPr>
                <w:rFonts w:ascii="Cambria Math" w:hAnsi="Cambria Math"/>
                <w:b/>
                <w:i/>
              </w:rPr>
            </m:ctrlPr>
          </m:accPr>
          <m:e>
            <m:r>
              <m:rPr>
                <m:sty m:val="bi"/>
              </m:rPr>
              <w:rPr>
                <w:rFonts w:ascii="Cambria Math" w:hAnsi="Cambria Math"/>
              </w:rPr>
              <m:t>M</m:t>
            </m:r>
          </m:e>
        </m:acc>
      </m:oMath>
      <w:r>
        <w:rPr>
          <w:sz w:val="28"/>
          <w:vertAlign w:val="superscript"/>
        </w:rPr>
        <w:t xml:space="preserve"> </w:t>
      </w:r>
      <w:r>
        <w:t>|</w:t>
      </w:r>
      <w:r>
        <w:rPr>
          <w:b/>
        </w:rPr>
        <w:t xml:space="preserve">I </w:t>
      </w:r>
      <w:r>
        <w:t>tests each value so that the result normalized errors should be Delta distributed. Figure 16 shows the error deviation of a typical value test</w:t>
      </w:r>
      <w:del w:id="318" w:author="Author">
        <w:r>
          <w:delText>:</w:delText>
        </w:r>
      </w:del>
      <w:ins w:id="319" w:author="Author">
        <w:r w:rsidR="0001645E">
          <w:t>;</w:t>
        </w:r>
      </w:ins>
      <w:r>
        <w:t xml:space="preserve"> the error deviation decreases with increasing input uncertainty deviation </w:t>
      </w:r>
      <w:r>
        <w:rPr>
          <w:i/>
        </w:rPr>
        <w:t>δx</w:t>
      </w:r>
      <w:del w:id="320" w:author="Author">
        <w:r>
          <w:delText>,</w:delText>
        </w:r>
      </w:del>
      <w:r>
        <w:t xml:space="preserve"> because a round-trip transformation </w:t>
      </w:r>
      <w:del w:id="321" w:author="Author">
        <w:r>
          <w:delText>shall</w:delText>
        </w:r>
      </w:del>
      <w:ins w:id="322" w:author="Author">
        <w:r w:rsidR="0001645E">
          <w:t>will</w:t>
        </w:r>
      </w:ins>
      <w:r w:rsidR="0001645E">
        <w:t xml:space="preserve"> </w:t>
      </w:r>
      <w:r>
        <w:t xml:space="preserve">recover the original inputs exception at </w:t>
      </w:r>
      <w:r>
        <w:rPr>
          <w:i/>
        </w:rPr>
        <w:t xml:space="preserve">δx </w:t>
      </w:r>
      <w:r>
        <w:t>→ 0 when floating-point rounding errors dominate. The matrix size is the specific dimension in Figure 16.</w:t>
      </w:r>
    </w:p>
    <w:p w14:paraId="40AABBF5" w14:textId="272A74CB" w:rsidR="00F1214F" w:rsidRDefault="00BE2C0C">
      <w:pPr>
        <w:spacing w:after="22"/>
        <w:ind w:left="-15" w:right="221" w:firstLine="299"/>
      </w:pPr>
      <w:r>
        <w:t xml:space="preserve">Because an element of the original matrix </w:t>
      </w:r>
      <w:r>
        <w:rPr>
          <w:b/>
        </w:rPr>
        <w:t xml:space="preserve">M </w:t>
      </w:r>
      <w:r>
        <w:t>appears multiple times in Formula (7.4), its variance</w:t>
      </w:r>
      <w:ins w:id="323" w:author="Author">
        <w:r w:rsidR="0001645E">
          <w:t>, as obtained</w:t>
        </w:r>
        <w:r>
          <w:t xml:space="preserve"> </w:t>
        </w:r>
        <w:r w:rsidR="0001645E">
          <w:t>using Formula (2.9),</w:t>
        </w:r>
      </w:ins>
      <w:r w:rsidR="0001645E">
        <w:t xml:space="preserve"> </w:t>
      </w:r>
      <w:r>
        <w:t>is very complicated</w:t>
      </w:r>
      <w:del w:id="324" w:author="Author">
        <w:r>
          <w:delText xml:space="preserve"> using Formula (2.9).</w:delText>
        </w:r>
      </w:del>
      <w:ins w:id="325" w:author="Author">
        <w:r w:rsidR="0001645E">
          <w:t>.</w:t>
        </w:r>
      </w:ins>
      <w:r>
        <w:t xml:space="preserve"> </w:t>
      </w:r>
      <w:r>
        <w:t xml:space="preserve">For example, Formula (7.5) shows the simplest case for Formula (7.4): the first-order approximation of a 2x2 matrix. To use such </w:t>
      </w:r>
      <w:ins w:id="326" w:author="Author">
        <w:r w:rsidR="0001645E">
          <w:t xml:space="preserve">an </w:t>
        </w:r>
      </w:ins>
      <w:r>
        <w:t xml:space="preserve">approximation, the original matrix </w:t>
      </w:r>
      <w:r>
        <w:rPr>
          <w:b/>
        </w:rPr>
        <w:t xml:space="preserve">M </w:t>
      </w:r>
      <w:r>
        <w:t xml:space="preserve">should be scaled so that all input deviations </w:t>
      </w:r>
      <w:del w:id="327" w:author="Author">
        <w:r>
          <w:delText>should be</w:delText>
        </w:r>
      </w:del>
      <w:ins w:id="328" w:author="Author">
        <w:r w:rsidR="0001645E">
          <w:t>are</w:t>
        </w:r>
      </w:ins>
      <w:r w:rsidR="0001645E">
        <w:t xml:space="preserve"> less</w:t>
      </w:r>
      <w:r>
        <w:t xml:space="preserve"> than 1. Contrary to </w:t>
      </w:r>
      <w:del w:id="329" w:author="Author">
        <w:r>
          <w:delText>traditional approach</w:delText>
        </w:r>
      </w:del>
      <w:ins w:id="330" w:author="Author">
        <w:r w:rsidR="0001645E">
          <w:t xml:space="preserve">conventional </w:t>
        </w:r>
        <w:r>
          <w:t>approach</w:t>
        </w:r>
        <w:r w:rsidR="0001645E">
          <w:t>es</w:t>
        </w:r>
      </w:ins>
      <w:r>
        <w:t xml:space="preserve">, statistical </w:t>
      </w:r>
      <w:r>
        <w:lastRenderedPageBreak/>
        <w:t>Taylor expansion uses Formula (7.4) for matrix inversion instead of Gaussian elimination [5</w:t>
      </w:r>
      <w:del w:id="331" w:author="Author">
        <w:r>
          <w:delText>],</w:delText>
        </w:r>
      </w:del>
      <w:ins w:id="332" w:author="Author">
        <w:r>
          <w:t>]</w:t>
        </w:r>
      </w:ins>
      <w:r>
        <w:t xml:space="preserve"> because </w:t>
      </w:r>
      <w:ins w:id="333" w:author="Author">
        <w:r w:rsidR="0001645E">
          <w:t>,</w:t>
        </w:r>
      </w:ins>
      <w:r>
        <w:t xml:space="preserve">logically, the result should be symmetric for all matrix elements, </w:t>
      </w:r>
      <w:r w:rsidR="0001645E">
        <w:t xml:space="preserve">as </w:t>
      </w:r>
      <w:del w:id="334" w:author="Author">
        <w:r>
          <w:delText>what</w:delText>
        </w:r>
      </w:del>
      <w:ins w:id="335" w:author="Author">
        <w:r w:rsidR="0001645E">
          <w:t>demonstrated by</w:t>
        </w:r>
      </w:ins>
      <w:r w:rsidR="0001645E">
        <w:t xml:space="preserve"> </w:t>
      </w:r>
      <w:r>
        <w:t>Formula (7.5</w:t>
      </w:r>
      <w:del w:id="336" w:author="Author">
        <w:r>
          <w:delText>) has demonstrated.</w:delText>
        </w:r>
      </w:del>
      <w:ins w:id="337" w:author="Author">
        <w:r>
          <w:t>)</w:t>
        </w:r>
        <w:r>
          <w:t>.</w:t>
        </w:r>
      </w:ins>
    </w:p>
    <w:p w14:paraId="70F98503" w14:textId="32192ABA" w:rsidR="00F1214F" w:rsidRDefault="00BE2C0C">
      <w:pPr>
        <w:spacing w:after="450"/>
        <w:ind w:left="-15" w:right="221" w:firstLine="299"/>
      </w:pPr>
      <w:r>
        <w:t xml:space="preserve">In Formula (7.4), </w:t>
      </w:r>
      <w:r>
        <w:rPr>
          <w:b/>
        </w:rPr>
        <w:t>M</w:t>
      </w:r>
      <w:r>
        <w:rPr>
          <w:vertAlign w:val="superscript"/>
        </w:rPr>
        <w:t>−</w:t>
      </w:r>
      <w:r>
        <w:rPr>
          <w:vertAlign w:val="superscript"/>
        </w:rPr>
        <w:t xml:space="preserve">1 </w:t>
      </w:r>
      <w:r>
        <w:t>is dominated by 1</w:t>
      </w:r>
      <w:r>
        <w:rPr>
          <w:i/>
        </w:rPr>
        <w:t>/</w:t>
      </w:r>
      <w:r>
        <w:t>|</w:t>
      </w:r>
      <w:r>
        <w:rPr>
          <w:b/>
        </w:rPr>
        <w:t>M</w:t>
      </w:r>
      <w:r>
        <w:t xml:space="preserve">|, suggesting that the precision of </w:t>
      </w:r>
      <w:r>
        <w:rPr>
          <w:b/>
        </w:rPr>
        <w:t>M</w:t>
      </w:r>
      <w:r>
        <w:rPr>
          <w:vertAlign w:val="superscript"/>
        </w:rPr>
        <w:t>−</w:t>
      </w:r>
      <w:r>
        <w:rPr>
          <w:vertAlign w:val="superscript"/>
        </w:rPr>
        <w:t xml:space="preserve">1 </w:t>
      </w:r>
      <w:r>
        <w:t xml:space="preserve">is largely determined by the </w:t>
      </w:r>
      <w:r>
        <w:t>precision of |</w:t>
      </w:r>
      <w:r>
        <w:rPr>
          <w:b/>
        </w:rPr>
        <w:t>M</w:t>
      </w:r>
      <w:r>
        <w:t xml:space="preserve">|. Figure 16 shows that there is a strong linear correlation between conditional numbers and the corresponding determinant precision of </w:t>
      </w:r>
      <w:ins w:id="338" w:author="Author">
        <w:r w:rsidR="0001645E">
          <w:t xml:space="preserve">the </w:t>
        </w:r>
      </w:ins>
      <w:r>
        <w:t xml:space="preserve">matrices. As a reference, Figure 16 presents the Hilbert matrix [19] for each matrix </w:t>
      </w:r>
      <w:r w:rsidR="00585ADB">
        <w:t>size and</w:t>
      </w:r>
      <w:r>
        <w:t xml:space="preserve"> shows that the Hilbert matrices also follow the linear relation between determinant precision and condition number. Thus, determinant precision can replace matrix condition number.</w:t>
      </w:r>
    </w:p>
    <w:p w14:paraId="2F70AA38" w14:textId="77777777" w:rsidR="00F1214F" w:rsidRDefault="00BE2C0C">
      <w:pPr>
        <w:pStyle w:val="Heading1"/>
        <w:ind w:left="469" w:hanging="484"/>
      </w:pPr>
      <w:r>
        <w:t>FFT (Fast Fourier Transformation)</w:t>
      </w:r>
    </w:p>
    <w:p w14:paraId="103EF000" w14:textId="77777777" w:rsidR="00F1214F" w:rsidRDefault="00BE2C0C">
      <w:pPr>
        <w:pStyle w:val="Heading2"/>
        <w:spacing w:after="432"/>
        <w:ind w:left="598" w:hanging="613"/>
      </w:pPr>
      <w:r>
        <w:t>DFT (Discrete Fourier Transformation)</w:t>
      </w:r>
    </w:p>
    <w:p w14:paraId="5989F8AE" w14:textId="5AEC3F03" w:rsidR="00F1214F" w:rsidRPr="003022DF" w:rsidRDefault="00BE2C0C" w:rsidP="00C50DCB">
      <w:pPr>
        <w:rPr>
          <w:rFonts w:ascii="Calibri" w:hAnsi="Calibri"/>
        </w:rPr>
      </w:pPr>
      <w:r>
        <w:rPr>
          <w:rFonts w:ascii="Calibri" w:hAnsi="Calibri"/>
        </w:rPr>
        <w:tab/>
      </w:r>
      <m:oMath>
        <m:r>
          <w:rPr>
            <w:rFonts w:ascii="Cambria Math" w:hAnsi="Cambria Math"/>
          </w:rPr>
          <m:t>H</m:t>
        </m:r>
        <m:d>
          <m:dPr>
            <m:begChr m:val="["/>
            <m:endChr m:val="]"/>
            <m:ctrlPr>
              <w:rPr>
                <w:rFonts w:ascii="Cambria Math" w:hAnsi="Cambria Math"/>
              </w:rPr>
            </m:ctrlPr>
          </m:dPr>
          <m:e>
            <m:r>
              <w:rPr>
                <w:rFonts w:ascii="Cambria Math" w:hAnsi="Cambria Math"/>
              </w:rPr>
              <m:t>n</m:t>
            </m:r>
          </m:e>
        </m:d>
        <m:r>
          <m:rPr>
            <m:sty m:val="p"/>
          </m:rPr>
          <w:rPr>
            <w:rFonts w:ascii="Cambria Math" w:hAnsi="Cambria Math"/>
          </w:rPr>
          <m:t>=</m:t>
        </m:r>
        <m:nary>
          <m:naryPr>
            <m:chr m:val="∑"/>
            <m:ctrlPr>
              <w:rPr>
                <w:rFonts w:ascii="Cambria Math" w:hAnsi="Cambria Math"/>
              </w:rPr>
            </m:ctrlPr>
          </m:naryPr>
          <m:sub>
            <m:r>
              <w:rPr>
                <w:rFonts w:ascii="Cambria Math" w:hAnsi="Cambria Math"/>
              </w:rPr>
              <m:t>k</m:t>
            </m:r>
            <m:r>
              <m:rPr>
                <m:sty m:val="p"/>
              </m:rPr>
              <w:rPr>
                <w:rFonts w:ascii="Cambria Math" w:hAnsi="Cambria Math"/>
              </w:rPr>
              <m:t>=0</m:t>
            </m:r>
          </m:sub>
          <m:sup>
            <m:r>
              <w:rPr>
                <w:rFonts w:ascii="Cambria Math" w:hAnsi="Cambria Math"/>
              </w:rPr>
              <m:t>N</m:t>
            </m:r>
            <m:r>
              <m:rPr>
                <m:sty m:val="p"/>
              </m:rPr>
              <w:rPr>
                <w:rFonts w:ascii="Cambria Math" w:hAnsi="Cambria Math"/>
              </w:rPr>
              <m:t>-</m:t>
            </m:r>
            <m:r>
              <m:rPr>
                <m:sty m:val="p"/>
              </m:rPr>
              <w:rPr>
                <w:rFonts w:ascii="Cambria Math" w:hAnsi="Cambria Math"/>
              </w:rPr>
              <m:t>1</m:t>
            </m:r>
          </m:sup>
          <m:e>
            <m:r>
              <w:rPr>
                <w:rFonts w:ascii="Cambria Math" w:hAnsi="Cambria Math"/>
              </w:rPr>
              <m:t>h</m:t>
            </m:r>
            <m:d>
              <m:dPr>
                <m:begChr m:val="["/>
                <m:endChr m:val="]"/>
                <m:ctrlPr>
                  <w:rPr>
                    <w:rFonts w:ascii="Cambria Math" w:hAnsi="Cambria Math"/>
                  </w:rPr>
                </m:ctrlPr>
              </m:dPr>
              <m:e>
                <m:r>
                  <w:rPr>
                    <w:rFonts w:ascii="Cambria Math" w:hAnsi="Cambria Math"/>
                  </w:rPr>
                  <m:t>k</m:t>
                </m:r>
              </m:e>
            </m:d>
            <m:sSup>
              <m:sSupPr>
                <m:ctrlPr>
                  <w:rPr>
                    <w:rFonts w:ascii="Cambria Math" w:hAnsi="Cambria Math"/>
                  </w:rPr>
                </m:ctrlPr>
              </m:sSupPr>
              <m:e>
                <m:r>
                  <m:rPr>
                    <m:sty m:val="p"/>
                  </m:rPr>
                  <w:rPr>
                    <w:rFonts w:ascii="Cambria Math" w:hAnsi="Cambria Math"/>
                  </w:rPr>
                  <m:t xml:space="preserve"> </m:t>
                </m:r>
                <m:r>
                  <w:rPr>
                    <w:rFonts w:ascii="Cambria Math" w:hAnsi="Cambria Math"/>
                  </w:rPr>
                  <m:t>e</m:t>
                </m:r>
              </m:e>
              <m:sup>
                <m:f>
                  <m:fPr>
                    <m:ctrlPr>
                      <w:rPr>
                        <w:rFonts w:ascii="Cambria Math" w:hAnsi="Cambria Math"/>
                      </w:rPr>
                    </m:ctrlPr>
                  </m:fPr>
                  <m:num>
                    <m:r>
                      <w:rPr>
                        <w:rFonts w:ascii="Cambria Math" w:hAnsi="Cambria Math"/>
                      </w:rPr>
                      <m:t>i</m:t>
                    </m:r>
                    <m:r>
                      <m:rPr>
                        <m:sty m:val="p"/>
                      </m:rPr>
                      <w:rPr>
                        <w:rFonts w:ascii="Cambria Math" w:hAnsi="Cambria Math"/>
                      </w:rPr>
                      <m:t>2</m:t>
                    </m:r>
                    <m:r>
                      <w:rPr>
                        <w:rFonts w:ascii="Cambria Math" w:hAnsi="Cambria Math"/>
                      </w:rPr>
                      <m:t>π</m:t>
                    </m:r>
                  </m:num>
                  <m:den>
                    <m:r>
                      <w:rPr>
                        <w:rFonts w:ascii="Cambria Math" w:hAnsi="Cambria Math"/>
                      </w:rPr>
                      <m:t>N</m:t>
                    </m:r>
                  </m:den>
                </m:f>
                <m:r>
                  <w:rPr>
                    <w:rFonts w:ascii="Cambria Math" w:hAnsi="Cambria Math"/>
                  </w:rPr>
                  <m:t>kn</m:t>
                </m:r>
              </m:sup>
            </m:sSup>
          </m:e>
        </m:nary>
      </m:oMath>
      <w:r>
        <w:t>;</w:t>
      </w:r>
      <w:r>
        <w:tab/>
      </w:r>
      <w:r w:rsidR="00C50DCB">
        <w:tab/>
      </w:r>
      <w:r w:rsidR="00C50DCB">
        <w:tab/>
      </w:r>
      <w:r w:rsidR="00C50DCB">
        <w:tab/>
      </w:r>
      <w:r w:rsidR="00C50DCB">
        <w:tab/>
      </w:r>
      <w:r w:rsidR="00C50DCB">
        <w:tab/>
      </w:r>
      <w:r>
        <w:t>(8.1)</w:t>
      </w:r>
    </w:p>
    <w:p w14:paraId="1D160C65" w14:textId="13083AB1" w:rsidR="00F1214F" w:rsidRPr="00432C36" w:rsidRDefault="00BE2C0C" w:rsidP="00432C36">
      <w:pPr>
        <w:rPr>
          <w:rFonts w:ascii="Calibri" w:hAnsi="Calibri"/>
        </w:rPr>
      </w:pPr>
      <w:r>
        <w:rPr>
          <w:rFonts w:ascii="Calibri" w:hAnsi="Calibri"/>
        </w:rPr>
        <w:tab/>
      </w:r>
      <m:oMath>
        <m:r>
          <w:rPr>
            <w:rFonts w:ascii="Cambria Math" w:hAnsi="Cambria Math"/>
          </w:rPr>
          <m:t>h</m:t>
        </m:r>
        <m:d>
          <m:dPr>
            <m:begChr m:val="["/>
            <m:endChr m:val="]"/>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n</m:t>
            </m:r>
            <m:r>
              <m:rPr>
                <m:sty m:val="p"/>
              </m:rPr>
              <w:rPr>
                <w:rFonts w:ascii="Cambria Math" w:hAnsi="Cambria Math"/>
              </w:rPr>
              <m:t>=0</m:t>
            </m:r>
          </m:sub>
          <m:sup>
            <m:r>
              <w:rPr>
                <w:rFonts w:ascii="Cambria Math" w:hAnsi="Cambria Math"/>
              </w:rPr>
              <m:t>N</m:t>
            </m:r>
            <m:r>
              <m:rPr>
                <m:sty m:val="p"/>
              </m:rPr>
              <w:rPr>
                <w:rFonts w:ascii="Cambria Math" w:hAnsi="Cambria Math"/>
              </w:rPr>
              <m:t>-</m:t>
            </m:r>
            <m:r>
              <m:rPr>
                <m:sty m:val="p"/>
              </m:rPr>
              <w:rPr>
                <w:rFonts w:ascii="Cambria Math" w:hAnsi="Cambria Math"/>
              </w:rPr>
              <m:t>1</m:t>
            </m:r>
          </m:sup>
          <m:e>
            <m:r>
              <w:rPr>
                <w:rFonts w:ascii="Cambria Math" w:hAnsi="Cambria Math"/>
              </w:rPr>
              <m:t>H</m:t>
            </m:r>
            <m:d>
              <m:dPr>
                <m:begChr m:val="["/>
                <m:endChr m:val="]"/>
                <m:ctrlPr>
                  <w:rPr>
                    <w:rFonts w:ascii="Cambria Math" w:hAnsi="Cambria Math"/>
                  </w:rPr>
                </m:ctrlPr>
              </m:dPr>
              <m:e>
                <m:r>
                  <w:rPr>
                    <w:rFonts w:ascii="Cambria Math" w:hAnsi="Cambria Math"/>
                  </w:rPr>
                  <m:t>n</m:t>
                </m:r>
              </m:e>
            </m:d>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m:t>
                </m:r>
                <m:f>
                  <m:fPr>
                    <m:ctrlPr>
                      <w:rPr>
                        <w:rFonts w:ascii="Cambria Math" w:hAnsi="Cambria Math"/>
                      </w:rPr>
                    </m:ctrlPr>
                  </m:fPr>
                  <m:num>
                    <m:r>
                      <w:rPr>
                        <w:rFonts w:ascii="Cambria Math" w:hAnsi="Cambria Math"/>
                      </w:rPr>
                      <m:t>i</m:t>
                    </m:r>
                    <m:r>
                      <m:rPr>
                        <m:sty m:val="p"/>
                      </m:rPr>
                      <w:rPr>
                        <w:rFonts w:ascii="Cambria Math" w:hAnsi="Cambria Math"/>
                      </w:rPr>
                      <m:t>2</m:t>
                    </m:r>
                    <m:r>
                      <w:rPr>
                        <w:rFonts w:ascii="Cambria Math" w:hAnsi="Cambria Math"/>
                      </w:rPr>
                      <m:t>π</m:t>
                    </m:r>
                  </m:num>
                  <m:den>
                    <m:r>
                      <w:rPr>
                        <w:rFonts w:ascii="Cambria Math" w:hAnsi="Cambria Math"/>
                      </w:rPr>
                      <m:t>N</m:t>
                    </m:r>
                  </m:den>
                </m:f>
                <m:r>
                  <w:rPr>
                    <w:rFonts w:ascii="Cambria Math" w:hAnsi="Cambria Math"/>
                  </w:rPr>
                  <m:t>nk</m:t>
                </m:r>
              </m:sup>
            </m:sSup>
          </m:e>
        </m:nary>
      </m:oMath>
      <w:r>
        <w:t>;</w:t>
      </w:r>
      <w:r>
        <w:tab/>
      </w:r>
      <w:r w:rsidR="00432C36">
        <w:tab/>
      </w:r>
      <w:r w:rsidR="00432C36">
        <w:tab/>
      </w:r>
      <w:r w:rsidR="00432C36">
        <w:tab/>
      </w:r>
      <w:r w:rsidR="00432C36">
        <w:tab/>
      </w:r>
      <w:r>
        <w:t>(8.2)</w:t>
      </w:r>
    </w:p>
    <w:p w14:paraId="71E648B8" w14:textId="77777777" w:rsidR="00F1214F" w:rsidRDefault="00BE2C0C">
      <w:pPr>
        <w:spacing w:after="17"/>
        <w:ind w:left="-5" w:right="221"/>
      </w:pPr>
      <w:r>
        <w:t xml:space="preserve">For each signal sequence </w:t>
      </w:r>
      <w:r>
        <w:rPr>
          <w:i/>
        </w:rPr>
        <w:t>h</w:t>
      </w:r>
      <w:r>
        <w:t>[</w:t>
      </w:r>
      <w:r>
        <w:rPr>
          <w:i/>
        </w:rPr>
        <w:t>k</w:t>
      </w:r>
      <w:r>
        <w:t xml:space="preserve">], where </w:t>
      </w:r>
      <w:r>
        <w:rPr>
          <w:i/>
        </w:rPr>
        <w:t xml:space="preserve">k </w:t>
      </w:r>
      <w:r>
        <w:t>= 0</w:t>
      </w:r>
      <w:r>
        <w:rPr>
          <w:i/>
        </w:rPr>
        <w:t>,</w:t>
      </w:r>
      <w:r>
        <w:t>1</w:t>
      </w:r>
      <w:r>
        <w:rPr>
          <w:i/>
        </w:rPr>
        <w:t xml:space="preserve">...N </w:t>
      </w:r>
      <w:r>
        <w:t>−</w:t>
      </w:r>
      <w:r>
        <w:t xml:space="preserve">1, and </w:t>
      </w:r>
      <w:r>
        <w:rPr>
          <w:i/>
        </w:rPr>
        <w:t xml:space="preserve">N </w:t>
      </w:r>
      <w:r>
        <w:t xml:space="preserve">is a natural number, the discrete Fourier transform (DFT) </w:t>
      </w:r>
      <w:r>
        <w:rPr>
          <w:i/>
        </w:rPr>
        <w:t>H</w:t>
      </w:r>
      <w:r>
        <w:t>[</w:t>
      </w:r>
      <w:r>
        <w:rPr>
          <w:i/>
        </w:rPr>
        <w:t>n</w:t>
      </w:r>
      <w:r>
        <w:t xml:space="preserve">], for </w:t>
      </w:r>
      <w:r>
        <w:rPr>
          <w:i/>
        </w:rPr>
        <w:t xml:space="preserve">n </w:t>
      </w:r>
      <w:r>
        <w:t>= 0</w:t>
      </w:r>
      <w:r>
        <w:rPr>
          <w:i/>
        </w:rPr>
        <w:t>,</w:t>
      </w:r>
      <w:r>
        <w:t>1</w:t>
      </w:r>
      <w:r>
        <w:rPr>
          <w:i/>
        </w:rPr>
        <w:t xml:space="preserve">...N </w:t>
      </w:r>
      <w:r>
        <w:t>−</w:t>
      </w:r>
      <w:r>
        <w:t xml:space="preserve"> 1, along with its inverse transformation, is defined by Formula (8.1) as the forward transformation, and (8.2) as the reverse transformation, respectively [5]. In these expressions, </w:t>
      </w:r>
      <w:r>
        <w:rPr>
          <w:i/>
        </w:rPr>
        <w:t xml:space="preserve">k </w:t>
      </w:r>
      <w:r>
        <w:t xml:space="preserve">denotes the </w:t>
      </w:r>
      <w:r>
        <w:rPr>
          <w:i/>
        </w:rPr>
        <w:t xml:space="preserve">time index </w:t>
      </w:r>
      <w:r>
        <w:t xml:space="preserve">while </w:t>
      </w:r>
      <w:r>
        <w:rPr>
          <w:i/>
        </w:rPr>
        <w:t xml:space="preserve">n </w:t>
      </w:r>
      <w:r>
        <w:t xml:space="preserve">represents the </w:t>
      </w:r>
      <w:r>
        <w:rPr>
          <w:i/>
        </w:rPr>
        <w:t>frequency index</w:t>
      </w:r>
      <w:r>
        <w:t>. The frequency index and time index are not necessarily associated with physical time unit or frequency unit, respectively; rather, the naming convent</w:t>
      </w:r>
      <w:r>
        <w:t xml:space="preserve">ion provides a convenient way to distinguish between the two opposite domains in DFT: the waveform domain </w:t>
      </w:r>
      <w:r>
        <w:rPr>
          <w:i/>
        </w:rPr>
        <w:t>h</w:t>
      </w:r>
      <w:r>
        <w:t>[</w:t>
      </w:r>
      <w:r>
        <w:rPr>
          <w:i/>
        </w:rPr>
        <w:t>k</w:t>
      </w:r>
      <w:r>
        <w:t xml:space="preserve">] and the frequency domain </w:t>
      </w:r>
      <w:r>
        <w:rPr>
          <w:i/>
        </w:rPr>
        <w:t>H</w:t>
      </w:r>
      <w:r>
        <w:t>[</w:t>
      </w:r>
      <w:r>
        <w:rPr>
          <w:i/>
        </w:rPr>
        <w:t>n</w:t>
      </w:r>
      <w:r>
        <w:t>].</w:t>
      </w:r>
    </w:p>
    <w:p w14:paraId="2A80A65E" w14:textId="22CF5C53" w:rsidR="00F1214F" w:rsidRDefault="00BE2C0C">
      <w:pPr>
        <w:spacing w:after="331"/>
        <w:ind w:left="-15" w:right="221" w:firstLine="299"/>
      </w:pPr>
      <w:r>
        <w:t xml:space="preserve">Although mathematically self-consistent, DFT implies a periodic boundary condition in the time domain [14]. Consequently, it is only an approximation for the mathematically defined continuous Fourier transform (FT) [14]. To avoid the modeling errors inherent in DFT, only </w:t>
      </w:r>
      <w:del w:id="339" w:author="Author">
        <w:r>
          <w:delText>Formula</w:delText>
        </w:r>
      </w:del>
      <w:ins w:id="340" w:author="Author">
        <w:r>
          <w:t>Formula</w:t>
        </w:r>
        <w:r w:rsidR="0001645E">
          <w:t>s</w:t>
        </w:r>
      </w:ins>
      <w:r>
        <w:t xml:space="preserve"> (8.1) and (8.2) are used in this paper.</w:t>
      </w:r>
    </w:p>
    <w:p w14:paraId="247B30CD" w14:textId="77777777" w:rsidR="00F1214F" w:rsidRDefault="00BE2C0C">
      <w:pPr>
        <w:pStyle w:val="Heading2"/>
        <w:spacing w:after="63"/>
        <w:ind w:left="598" w:hanging="613"/>
      </w:pPr>
      <w:r>
        <w:t>FFT (Fast Fourier Transformation)</w:t>
      </w:r>
    </w:p>
    <w:p w14:paraId="250BFB58" w14:textId="77777777" w:rsidR="00F1214F" w:rsidRDefault="00BE2C0C">
      <w:pPr>
        <w:ind w:left="-5" w:right="221"/>
      </w:pPr>
      <w:r>
        <w:t xml:space="preserve">When </w:t>
      </w:r>
      <w:r>
        <w:rPr>
          <w:i/>
        </w:rPr>
        <w:t xml:space="preserve">N </w:t>
      </w:r>
      <w:r>
        <w:t>= 2</w:t>
      </w:r>
      <w:r>
        <w:rPr>
          <w:i/>
          <w:vertAlign w:val="superscript"/>
        </w:rPr>
        <w:t>L</w:t>
      </w:r>
      <w:r>
        <w:t xml:space="preserve">, where </w:t>
      </w:r>
      <w:r>
        <w:rPr>
          <w:i/>
        </w:rPr>
        <w:t xml:space="preserve">L </w:t>
      </w:r>
      <w:r>
        <w:t>is a natural number, the generalized Danielson-Lanczos lemma can be applied to DFT to produce FFT [5].</w:t>
      </w:r>
    </w:p>
    <w:p w14:paraId="57B634C3" w14:textId="0815A80F" w:rsidR="00F1214F" w:rsidRDefault="00BE2C0C" w:rsidP="00A77074">
      <w:pPr>
        <w:pStyle w:val="ListParagraph"/>
      </w:pPr>
      <w:r>
        <w:t xml:space="preserve">For each output, each input is used only once, therefore no dependency problem arises when decomposing FFT into arithmetic </w:t>
      </w:r>
      <w:r w:rsidR="00A77074">
        <w:t>operations such</w:t>
      </w:r>
      <w:r>
        <w:t xml:space="preserve"> as </w:t>
      </w:r>
      <w:del w:id="341" w:author="Author">
        <w:r>
          <w:delText>Formula</w:delText>
        </w:r>
      </w:del>
      <w:ins w:id="342" w:author="Author">
        <w:r>
          <w:t>Formula</w:t>
        </w:r>
        <w:r w:rsidR="0001645E">
          <w:t>s</w:t>
        </w:r>
      </w:ins>
      <w:r>
        <w:t xml:space="preserve"> (2.10), (2.11), (2.12), and (2.13).</w:t>
      </w:r>
    </w:p>
    <w:p w14:paraId="0412F5DC" w14:textId="0E6C69DC" w:rsidR="00F1214F" w:rsidRDefault="00BE2C0C" w:rsidP="00A77074">
      <w:pPr>
        <w:pStyle w:val="ListParagraph"/>
      </w:pPr>
      <w:r>
        <w:t xml:space="preserve">When </w:t>
      </w:r>
      <w:r>
        <w:rPr>
          <w:i/>
        </w:rPr>
        <w:t xml:space="preserve">L </w:t>
      </w:r>
      <w:r>
        <w:t xml:space="preserve">is large, the substantial volume of input and output data enables </w:t>
      </w:r>
      <w:r w:rsidR="00EC6DD7">
        <w:t>high-quality</w:t>
      </w:r>
      <w:r>
        <w:t xml:space="preserve"> statistical analysis.</w:t>
      </w:r>
    </w:p>
    <w:p w14:paraId="666EA44E" w14:textId="77777777" w:rsidR="00F1214F" w:rsidRDefault="00BE2C0C" w:rsidP="00EC6DD7">
      <w:pPr>
        <w:pStyle w:val="ListParagraph"/>
      </w:pPr>
      <w:r>
        <w:t xml:space="preserve">The computational complexity is proportional to </w:t>
      </w:r>
      <w:r>
        <w:rPr>
          <w:i/>
        </w:rPr>
        <w:t>L</w:t>
      </w:r>
      <w:r>
        <w:t xml:space="preserve">, since increasing </w:t>
      </w:r>
      <w:r>
        <w:rPr>
          <w:i/>
        </w:rPr>
        <w:t xml:space="preserve">L </w:t>
      </w:r>
      <w:r>
        <w:t>by 1 adds an additional step involving a sum of multiplications.</w:t>
      </w:r>
    </w:p>
    <w:p w14:paraId="48E673B1" w14:textId="0DE0D3B1" w:rsidR="00F1214F" w:rsidRDefault="00BE2C0C" w:rsidP="00F66746">
      <w:pPr>
        <w:pStyle w:val="ListParagraph"/>
      </w:pPr>
      <w:r>
        <w:lastRenderedPageBreak/>
        <w:t>Each step in the forward transformation doubles the variance, so the uncertainty</w:t>
      </w:r>
      <w:r w:rsidR="00EC6DD7">
        <w:t xml:space="preserve"> </w:t>
      </w:r>
      <w:r>
        <w:t xml:space="preserve">deviation increases with the FFT order </w:t>
      </w:r>
      <w:r>
        <w:rPr>
          <w:i/>
        </w:rPr>
        <w:t xml:space="preserve">L </w:t>
      </w:r>
      <w:r>
        <w:t xml:space="preserve">as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t xml:space="preserve"> . Because the reverse transformation divides the result by 2</w:t>
      </w:r>
      <w:r>
        <w:rPr>
          <w:i/>
          <w:vertAlign w:val="superscript"/>
        </w:rPr>
        <w:t>L</w:t>
      </w:r>
      <w:r>
        <w:t xml:space="preserve">, its uncertainty deviation decreases with </w:t>
      </w:r>
      <w:r>
        <w:rPr>
          <w:i/>
        </w:rPr>
        <w:t xml:space="preserve">L </w:t>
      </w:r>
      <w:r>
        <w:t xml:space="preserve">as </w:t>
      </w:r>
      <w:r w:rsidR="000D146D">
        <w:t>1/</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t>. Consequently, the uncertainty deviation for the roundtrip transformation is therefore</w:t>
      </w:r>
      <w:r w:rsidR="000D146D">
        <w:rPr>
          <w:noProof/>
        </w:rPr>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r>
          <w:rPr>
            <w:rFonts w:ascii="Cambria Math" w:hAnsi="Cambria Math"/>
          </w:rPr>
          <m:t>/</m:t>
        </m:r>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r>
          <w:rPr>
            <w:rFonts w:ascii="Cambria Math" w:hAnsi="Cambria Math"/>
          </w:rPr>
          <m:t>=</m:t>
        </m:r>
      </m:oMath>
      <w:r w:rsidR="000D146D">
        <w:rPr>
          <w:noProof/>
        </w:rPr>
        <w:t>1.</w:t>
      </w:r>
    </w:p>
    <w:p w14:paraId="4BF13C1F" w14:textId="77777777" w:rsidR="00F1214F" w:rsidRDefault="00BE2C0C" w:rsidP="00F66746">
      <w:pPr>
        <w:pStyle w:val="ListParagraph"/>
      </w:pPr>
      <w:r>
        <w:t>The forward and reverse transformations are identical except for a sign difference, meaning that they are essentially the same algorithm, and any observed difference arises solely from the input data.</w:t>
      </w:r>
    </w:p>
    <w:p w14:paraId="009C3D8B" w14:textId="77777777" w:rsidR="00F1214F" w:rsidRDefault="00BE2C0C" w:rsidP="00F66746">
      <w:pPr>
        <w:pStyle w:val="ListParagraph"/>
      </w:pPr>
      <w:r>
        <w:t>In normal usage, forward and reverse FFT transforms differ in their data prospective of time domain versus frequency domain:</w:t>
      </w:r>
    </w:p>
    <w:p w14:paraId="04F1AD87" w14:textId="77777777" w:rsidR="00F1214F" w:rsidRDefault="00BE2C0C" w:rsidP="00F66746">
      <w:pPr>
        <w:pStyle w:val="ListParagraph"/>
      </w:pPr>
      <w:r>
        <w:t>The forward transformation converts a time-domain sine or cosine signal into a frequency-domain spectrum in which most values are zeros, causing its uncertainties to grow more rapidly.</w:t>
      </w:r>
    </w:p>
    <w:p w14:paraId="469AD814" w14:textId="77777777" w:rsidR="00F1214F" w:rsidRDefault="00BE2C0C" w:rsidP="00F66746">
      <w:pPr>
        <w:pStyle w:val="ListParagraph"/>
      </w:pPr>
      <w:r>
        <w:t>In contrast, the reverse transformation spreads the precise frequency-domain spectrum (where most values are zeros) back into a time-domain sine or cosine signal, causing its uncertainties to grow more slowly.</w:t>
      </w:r>
    </w:p>
    <w:p w14:paraId="3D6059E8" w14:textId="77AFF3D8" w:rsidR="00F1214F" w:rsidRDefault="00BE2C0C">
      <w:pPr>
        <w:spacing w:after="331"/>
        <w:ind w:left="-5" w:right="221"/>
      </w:pPr>
      <w:r>
        <w:t>The question is</w:t>
      </w:r>
      <w:r w:rsidR="00A6057C">
        <w:t xml:space="preserve">: </w:t>
      </w:r>
      <w:del w:id="343" w:author="Author">
        <w:r>
          <w:delText>If</w:delText>
        </w:r>
      </w:del>
      <w:ins w:id="344" w:author="Author">
        <w:r w:rsidR="00A6057C">
          <w:t>does</w:t>
        </w:r>
      </w:ins>
      <w:r w:rsidR="00A6057C">
        <w:t xml:space="preserve"> the</w:t>
      </w:r>
      <w:r>
        <w:t xml:space="preserve"> value error </w:t>
      </w:r>
      <w:del w:id="345" w:author="Author">
        <w:r>
          <w:delText>matches</w:delText>
        </w:r>
      </w:del>
      <w:ins w:id="346" w:author="Author">
        <w:r>
          <w:t>match</w:t>
        </w:r>
      </w:ins>
      <w:r>
        <w:t xml:space="preserve"> the above trend of uncertainty</w:t>
      </w:r>
      <w:del w:id="347" w:author="Author">
        <w:r>
          <w:delText>–if it does</w:delText>
        </w:r>
      </w:del>
      <w:ins w:id="348" w:author="Author">
        <w:r w:rsidR="00A6057C">
          <w:t>? If so</w:t>
        </w:r>
      </w:ins>
      <w:r w:rsidR="00A6057C">
        <w:t>,</w:t>
      </w:r>
      <w:r>
        <w:t xml:space="preserve"> </w:t>
      </w:r>
      <w:r>
        <w:t>the result error deviation should be close to 1.</w:t>
      </w:r>
    </w:p>
    <w:p w14:paraId="3465DD51" w14:textId="77777777" w:rsidR="00F1214F" w:rsidRDefault="00BE2C0C">
      <w:pPr>
        <w:pStyle w:val="Heading2"/>
        <w:ind w:left="598" w:hanging="613"/>
      </w:pPr>
      <w:r>
        <w:t>Testing Signals</w:t>
      </w:r>
    </w:p>
    <w:p w14:paraId="42E84391" w14:textId="77777777" w:rsidR="00F1214F" w:rsidRDefault="00BE2C0C">
      <w:pPr>
        <w:ind w:left="-5" w:right="221"/>
      </w:pPr>
      <w:r>
        <w:t>The following signals are used for testing:</w:t>
      </w:r>
    </w:p>
    <w:p w14:paraId="6374F507" w14:textId="77777777" w:rsidR="00F1214F" w:rsidRDefault="00BE2C0C" w:rsidP="00D03E34">
      <w:pPr>
        <w:pStyle w:val="ListParagraph"/>
      </w:pPr>
      <w:r>
        <w:rPr>
          <w:i/>
        </w:rPr>
        <w:t>Sin</w:t>
      </w:r>
      <w:r>
        <w:t xml:space="preserve">: </w:t>
      </w:r>
      <w:r>
        <w:rPr>
          <w:i/>
        </w:rPr>
        <w:t>h</w:t>
      </w:r>
      <w:r>
        <w:t>[</w:t>
      </w:r>
      <w:r>
        <w:rPr>
          <w:i/>
        </w:rPr>
        <w:t>k</w:t>
      </w:r>
      <w:r>
        <w:t>] = sin(2</w:t>
      </w:r>
      <w:r>
        <w:rPr>
          <w:i/>
        </w:rPr>
        <w:t>πkf/N</w:t>
      </w:r>
      <w:r>
        <w:t>)</w:t>
      </w:r>
      <w:r>
        <w:rPr>
          <w:i/>
        </w:rPr>
        <w:t xml:space="preserve">,f </w:t>
      </w:r>
      <w:r>
        <w:t>= 1</w:t>
      </w:r>
      <w:r>
        <w:rPr>
          <w:i/>
        </w:rPr>
        <w:t>,</w:t>
      </w:r>
      <w:r>
        <w:t>2</w:t>
      </w:r>
      <w:r>
        <w:rPr>
          <w:i/>
        </w:rPr>
        <w:t>,...N/</w:t>
      </w:r>
      <w:r>
        <w:t>2 − 1.</w:t>
      </w:r>
    </w:p>
    <w:p w14:paraId="18E90834" w14:textId="77777777" w:rsidR="00F1214F" w:rsidRDefault="00BE2C0C" w:rsidP="00D03E34">
      <w:pPr>
        <w:pStyle w:val="ListParagraph"/>
      </w:pPr>
      <w:r>
        <w:rPr>
          <w:i/>
        </w:rPr>
        <w:t>Cos</w:t>
      </w:r>
      <w:r>
        <w:t xml:space="preserve">: </w:t>
      </w:r>
      <w:r>
        <w:rPr>
          <w:i/>
        </w:rPr>
        <w:t>h</w:t>
      </w:r>
      <w:r>
        <w:t>[</w:t>
      </w:r>
      <w:r>
        <w:rPr>
          <w:i/>
        </w:rPr>
        <w:t>k</w:t>
      </w:r>
      <w:r>
        <w:t>] = cos(2</w:t>
      </w:r>
      <w:r>
        <w:rPr>
          <w:i/>
        </w:rPr>
        <w:t>πkf/N</w:t>
      </w:r>
      <w:r>
        <w:t>)</w:t>
      </w:r>
      <w:r>
        <w:rPr>
          <w:i/>
        </w:rPr>
        <w:t xml:space="preserve">,f </w:t>
      </w:r>
      <w:r>
        <w:t>= 1</w:t>
      </w:r>
      <w:r>
        <w:rPr>
          <w:i/>
        </w:rPr>
        <w:t>,</w:t>
      </w:r>
      <w:r>
        <w:t>2</w:t>
      </w:r>
      <w:r>
        <w:rPr>
          <w:i/>
        </w:rPr>
        <w:t>,...N/</w:t>
      </w:r>
      <w:r>
        <w:t>2 − 1.</w:t>
      </w:r>
    </w:p>
    <w:p w14:paraId="3EEC73A1" w14:textId="77777777" w:rsidR="00F1214F" w:rsidRDefault="00BE2C0C" w:rsidP="00D03E34">
      <w:pPr>
        <w:pStyle w:val="ListParagraph"/>
      </w:pPr>
      <w:r>
        <w:rPr>
          <w:i/>
        </w:rPr>
        <w:t>Linear</w:t>
      </w:r>
      <w:r>
        <w:t xml:space="preserve">: </w:t>
      </w:r>
      <w:r>
        <w:rPr>
          <w:i/>
        </w:rPr>
        <w:t>h</w:t>
      </w:r>
      <w:r>
        <w:t>[</w:t>
      </w:r>
      <w:r>
        <w:rPr>
          <w:i/>
        </w:rPr>
        <w:t>k</w:t>
      </w:r>
      <w:r>
        <w:t xml:space="preserve">] = </w:t>
      </w:r>
      <w:r>
        <w:rPr>
          <w:i/>
        </w:rPr>
        <w:t>k</w:t>
      </w:r>
      <w:r>
        <w:t>, whose DFT is given by Formula (8.3).</w:t>
      </w:r>
    </w:p>
    <w:p w14:paraId="101CBEEF" w14:textId="0083B74D" w:rsidR="00F1214F" w:rsidRDefault="00BE2C0C">
      <w:pPr>
        <w:spacing w:after="431" w:line="265" w:lineRule="auto"/>
        <w:ind w:left="1733"/>
        <w:jc w:val="center"/>
      </w:pPr>
      <w:r>
        <w:rPr>
          <w:noProof/>
        </w:rPr>
        <w:drawing>
          <wp:anchor distT="0" distB="0" distL="114300" distR="114300" simplePos="0" relativeHeight="251670528" behindDoc="0" locked="0" layoutInCell="1" allowOverlap="0" wp14:anchorId="67D59798" wp14:editId="082596A9">
            <wp:simplePos x="0" y="0"/>
            <wp:positionH relativeFrom="column">
              <wp:posOffset>1094297</wp:posOffset>
            </wp:positionH>
            <wp:positionV relativeFrom="paragraph">
              <wp:posOffset>-148555</wp:posOffset>
            </wp:positionV>
            <wp:extent cx="2310384" cy="762000"/>
            <wp:effectExtent l="0" t="0" r="0" b="0"/>
            <wp:wrapSquare wrapText="bothSides"/>
            <wp:docPr id="54447" name="Picture 54447"/>
            <wp:cNvGraphicFramePr/>
            <a:graphic xmlns:a="http://schemas.openxmlformats.org/drawingml/2006/main">
              <a:graphicData uri="http://schemas.openxmlformats.org/drawingml/2006/picture">
                <pic:pic xmlns:pic="http://schemas.openxmlformats.org/drawingml/2006/picture">
                  <pic:nvPicPr>
                    <pic:cNvPr id="54447" name="Picture 54447"/>
                    <pic:cNvPicPr/>
                  </pic:nvPicPr>
                  <pic:blipFill>
                    <a:blip r:embed="rId44"/>
                    <a:stretch>
                      <a:fillRect/>
                    </a:stretch>
                  </pic:blipFill>
                  <pic:spPr>
                    <a:xfrm>
                      <a:off x="0" y="0"/>
                      <a:ext cx="2310384" cy="762000"/>
                    </a:xfrm>
                    <a:prstGeom prst="rect">
                      <a:avLst/>
                    </a:prstGeom>
                  </pic:spPr>
                </pic:pic>
              </a:graphicData>
            </a:graphic>
          </wp:anchor>
        </w:drawing>
      </w:r>
    </w:p>
    <w:p w14:paraId="39D58954" w14:textId="77777777" w:rsidR="00F1214F" w:rsidRDefault="00BE2C0C">
      <w:pPr>
        <w:tabs>
          <w:tab w:val="center" w:pos="5568"/>
          <w:tab w:val="center" w:pos="6685"/>
        </w:tabs>
        <w:spacing w:after="487" w:line="265" w:lineRule="auto"/>
        <w:ind w:firstLine="0"/>
        <w:jc w:val="left"/>
      </w:pPr>
      <w:r>
        <w:rPr>
          <w:rFonts w:ascii="Calibri" w:eastAsia="Calibri" w:hAnsi="Calibri" w:cs="Calibri"/>
          <w:sz w:val="22"/>
        </w:rPr>
        <w:tab/>
      </w:r>
      <w:r>
        <w:t>;</w:t>
      </w:r>
      <w:r>
        <w:tab/>
        <w:t>(8.3)</w:t>
      </w:r>
    </w:p>
    <w:p w14:paraId="50021F53" w14:textId="77777777" w:rsidR="00F1214F" w:rsidRDefault="00BE2C0C">
      <w:pPr>
        <w:pStyle w:val="Heading2"/>
        <w:spacing w:after="67"/>
        <w:ind w:left="598" w:hanging="613"/>
      </w:pPr>
      <w:r>
        <w:t>Trigonometric Library Errors</w:t>
      </w:r>
    </w:p>
    <w:p w14:paraId="7C789BC0" w14:textId="342A9A6F" w:rsidR="00F1214F" w:rsidRDefault="00BE2C0C">
      <w:pPr>
        <w:spacing w:after="99"/>
        <w:ind w:left="-5" w:right="221"/>
      </w:pPr>
      <w:del w:id="349" w:author="Author">
        <w:r>
          <w:delText>Formula</w:delText>
        </w:r>
      </w:del>
      <w:ins w:id="350" w:author="Author">
        <w:r>
          <w:t>Formula</w:t>
        </w:r>
        <w:r w:rsidR="00A6057C">
          <w:t>s</w:t>
        </w:r>
      </w:ins>
      <w:r>
        <w:t xml:space="preserve"> (8.1) and (8.2) restrict the use of sin(</w:t>
      </w:r>
      <w:r>
        <w:rPr>
          <w:i/>
        </w:rPr>
        <w:t>x</w:t>
      </w:r>
      <w:r>
        <w:t>) and cos(</w:t>
      </w:r>
      <w:r>
        <w:rPr>
          <w:i/>
        </w:rPr>
        <w:t>x</w:t>
      </w:r>
      <w:r>
        <w:t xml:space="preserve">) to </w:t>
      </w:r>
      <w:r>
        <w:rPr>
          <w:i/>
        </w:rPr>
        <w:t xml:space="preserve">x </w:t>
      </w:r>
      <w:r>
        <w:t>= 2</w:t>
      </w:r>
      <w:r>
        <w:rPr>
          <w:i/>
        </w:rPr>
        <w:t>πj/</w:t>
      </w:r>
      <w:r>
        <w:t>2</w:t>
      </w:r>
      <w:r>
        <w:rPr>
          <w:i/>
          <w:vertAlign w:val="superscript"/>
        </w:rPr>
        <w:t>L</w:t>
      </w:r>
      <w:r>
        <w:t xml:space="preserve">, where </w:t>
      </w:r>
      <w:r>
        <w:rPr>
          <w:i/>
        </w:rPr>
        <w:t xml:space="preserve">L </w:t>
      </w:r>
      <w:r>
        <w:t>is the FFT order. To minimize numerical errors in computing sin(</w:t>
      </w:r>
      <w:r>
        <w:rPr>
          <w:i/>
        </w:rPr>
        <w:t>x</w:t>
      </w:r>
      <w:r>
        <w:t xml:space="preserve">), the following </w:t>
      </w:r>
      <w:r>
        <w:rPr>
          <w:i/>
        </w:rPr>
        <w:t xml:space="preserve">indexed sine </w:t>
      </w:r>
      <w:r>
        <w:t>can be used in place of standard library sine functions:</w:t>
      </w:r>
    </w:p>
    <w:p w14:paraId="39FC0478" w14:textId="77777777" w:rsidR="00F1214F" w:rsidRDefault="00BE2C0C">
      <w:pPr>
        <w:numPr>
          <w:ilvl w:val="0"/>
          <w:numId w:val="3"/>
        </w:numPr>
        <w:spacing w:after="101"/>
        <w:ind w:right="221" w:hanging="243"/>
      </w:pPr>
      <w:r>
        <w:t xml:space="preserve">Instead of a floating-point value </w:t>
      </w:r>
      <w:r>
        <w:rPr>
          <w:i/>
        </w:rPr>
        <w:t xml:space="preserve">x </w:t>
      </w:r>
      <w:r>
        <w:t>as input for sin(</w:t>
      </w:r>
      <w:r>
        <w:rPr>
          <w:i/>
        </w:rPr>
        <w:t>x</w:t>
      </w:r>
      <w:r>
        <w:t xml:space="preserve">), an integer index </w:t>
      </w:r>
      <w:r>
        <w:rPr>
          <w:i/>
        </w:rPr>
        <w:t xml:space="preserve">j </w:t>
      </w:r>
      <w:r>
        <w:t>defines the input as sin(</w:t>
      </w:r>
      <w:r>
        <w:rPr>
          <w:i/>
        </w:rPr>
        <w:t>πj/</w:t>
      </w:r>
      <w:r>
        <w:t>2</w:t>
      </w:r>
      <w:r>
        <w:rPr>
          <w:i/>
          <w:vertAlign w:val="superscript"/>
        </w:rPr>
        <w:t>L</w:t>
      </w:r>
      <w:r>
        <w:t xml:space="preserve">), thereby eliminating the floating-point rounding error of </w:t>
      </w:r>
      <w:r>
        <w:rPr>
          <w:i/>
        </w:rPr>
        <w:t>x</w:t>
      </w:r>
      <w:r>
        <w:t>.</w:t>
      </w:r>
    </w:p>
    <w:p w14:paraId="144442D8" w14:textId="77777777" w:rsidR="00F1214F" w:rsidRDefault="00BE2C0C">
      <w:pPr>
        <w:numPr>
          <w:ilvl w:val="0"/>
          <w:numId w:val="3"/>
        </w:numPr>
        <w:spacing w:after="148"/>
        <w:ind w:right="221" w:hanging="243"/>
      </w:pPr>
      <w:r>
        <w:t>The values of sin(</w:t>
      </w:r>
      <w:r>
        <w:rPr>
          <w:i/>
        </w:rPr>
        <w:t>πj/</w:t>
      </w:r>
      <w:r>
        <w:t>2</w:t>
      </w:r>
      <w:r>
        <w:rPr>
          <w:i/>
          <w:vertAlign w:val="superscript"/>
        </w:rPr>
        <w:t>L</w:t>
      </w:r>
      <w:r>
        <w:t>)</w:t>
      </w:r>
      <w:r>
        <w:rPr>
          <w:i/>
        </w:rPr>
        <w:t xml:space="preserve">,j </w:t>
      </w:r>
      <w:r>
        <w:t>∈ [0</w:t>
      </w:r>
      <w:r>
        <w:rPr>
          <w:i/>
        </w:rPr>
        <w:t>,</w:t>
      </w:r>
      <w:r>
        <w:t>2</w:t>
      </w:r>
      <w:r>
        <w:rPr>
          <w:i/>
          <w:vertAlign w:val="superscript"/>
        </w:rPr>
        <w:t>L</w:t>
      </w:r>
      <w:r>
        <w:rPr>
          <w:vertAlign w:val="superscript"/>
        </w:rPr>
        <w:t>−</w:t>
      </w:r>
      <w:r>
        <w:rPr>
          <w:vertAlign w:val="superscript"/>
        </w:rPr>
        <w:t>2</w:t>
      </w:r>
      <w:r>
        <w:t>] are library sine directly, while sin(</w:t>
      </w:r>
      <w:r>
        <w:rPr>
          <w:i/>
        </w:rPr>
        <w:t>πj/</w:t>
      </w:r>
      <w:r>
        <w:t>2</w:t>
      </w:r>
      <w:r>
        <w:rPr>
          <w:i/>
          <w:vertAlign w:val="superscript"/>
        </w:rPr>
        <w:t>L</w:t>
      </w:r>
      <w:r>
        <w:t>)</w:t>
      </w:r>
      <w:r>
        <w:rPr>
          <w:i/>
        </w:rPr>
        <w:t xml:space="preserve">,j </w:t>
      </w:r>
      <w:r>
        <w:t>∈ [2</w:t>
      </w:r>
      <w:r>
        <w:rPr>
          <w:i/>
          <w:vertAlign w:val="superscript"/>
        </w:rPr>
        <w:t>L</w:t>
      </w:r>
      <w:r>
        <w:rPr>
          <w:vertAlign w:val="superscript"/>
        </w:rPr>
        <w:t>−</w:t>
      </w:r>
      <w:r>
        <w:rPr>
          <w:vertAlign w:val="superscript"/>
        </w:rPr>
        <w:t>2</w:t>
      </w:r>
      <w:r>
        <w:rPr>
          <w:i/>
        </w:rPr>
        <w:t>,</w:t>
      </w:r>
      <w:r>
        <w:t>2</w:t>
      </w:r>
      <w:r>
        <w:rPr>
          <w:i/>
          <w:vertAlign w:val="superscript"/>
        </w:rPr>
        <w:t>L</w:t>
      </w:r>
      <w:r>
        <w:rPr>
          <w:vertAlign w:val="superscript"/>
        </w:rPr>
        <w:t>−</w:t>
      </w:r>
      <w:r>
        <w:rPr>
          <w:vertAlign w:val="superscript"/>
        </w:rPr>
        <w:t>1</w:t>
      </w:r>
      <w:r>
        <w:t>] are computed from library cos(</w:t>
      </w:r>
      <w:r>
        <w:rPr>
          <w:i/>
        </w:rPr>
        <w:t>π</w:t>
      </w:r>
      <w:r>
        <w:t>(2</w:t>
      </w:r>
      <w:r>
        <w:rPr>
          <w:i/>
          <w:vertAlign w:val="superscript"/>
        </w:rPr>
        <w:t>L</w:t>
      </w:r>
      <w:r>
        <w:rPr>
          <w:vertAlign w:val="superscript"/>
        </w:rPr>
        <w:t>−</w:t>
      </w:r>
      <w:r>
        <w:rPr>
          <w:vertAlign w:val="superscript"/>
        </w:rPr>
        <w:t xml:space="preserve">1 </w:t>
      </w:r>
      <w:r>
        <w:t>−</w:t>
      </w:r>
      <w:r>
        <w:t xml:space="preserve"> </w:t>
      </w:r>
      <w:r>
        <w:rPr>
          <w:i/>
        </w:rPr>
        <w:t>j</w:t>
      </w:r>
      <w:r>
        <w:t>)</w:t>
      </w:r>
      <w:r>
        <w:rPr>
          <w:i/>
        </w:rPr>
        <w:t>/</w:t>
      </w:r>
      <w:r>
        <w:t>2</w:t>
      </w:r>
      <w:r>
        <w:rPr>
          <w:i/>
          <w:vertAlign w:val="superscript"/>
        </w:rPr>
        <w:t>L</w:t>
      </w:r>
      <w:r>
        <w:t>).</w:t>
      </w:r>
    </w:p>
    <w:p w14:paraId="19C50461" w14:textId="77777777" w:rsidR="00F1214F" w:rsidRDefault="00BE2C0C">
      <w:pPr>
        <w:numPr>
          <w:ilvl w:val="0"/>
          <w:numId w:val="3"/>
        </w:numPr>
        <w:spacing w:after="111"/>
        <w:ind w:right="221" w:hanging="243"/>
      </w:pPr>
      <w:r>
        <w:t>The values of sin(</w:t>
      </w:r>
      <w:r>
        <w:rPr>
          <w:i/>
        </w:rPr>
        <w:t>πj/</w:t>
      </w:r>
      <w:r>
        <w:t>2</w:t>
      </w:r>
      <w:r>
        <w:rPr>
          <w:i/>
          <w:vertAlign w:val="superscript"/>
        </w:rPr>
        <w:t>L</w:t>
      </w:r>
      <w:r>
        <w:t xml:space="preserve">) are extended from </w:t>
      </w:r>
      <w:r>
        <w:rPr>
          <w:i/>
        </w:rPr>
        <w:t xml:space="preserve">j </w:t>
      </w:r>
      <w:r>
        <w:t>∈ [0</w:t>
      </w:r>
      <w:r>
        <w:rPr>
          <w:i/>
        </w:rPr>
        <w:t>,</w:t>
      </w:r>
      <w:r>
        <w:t>2</w:t>
      </w:r>
      <w:r>
        <w:rPr>
          <w:i/>
          <w:vertAlign w:val="superscript"/>
        </w:rPr>
        <w:t>L</w:t>
      </w:r>
      <w:r>
        <w:rPr>
          <w:vertAlign w:val="superscript"/>
        </w:rPr>
        <w:t>−</w:t>
      </w:r>
      <w:r>
        <w:rPr>
          <w:vertAlign w:val="superscript"/>
        </w:rPr>
        <w:t>1</w:t>
      </w:r>
      <w:r>
        <w:t xml:space="preserve">] to </w:t>
      </w:r>
      <w:r>
        <w:rPr>
          <w:i/>
        </w:rPr>
        <w:t xml:space="preserve">j </w:t>
      </w:r>
      <w:r>
        <w:t>∈ [0</w:t>
      </w:r>
      <w:r>
        <w:rPr>
          <w:i/>
        </w:rPr>
        <w:t>,</w:t>
      </w:r>
      <w:r>
        <w:t>2</w:t>
      </w:r>
      <w:r>
        <w:rPr>
          <w:i/>
          <w:vertAlign w:val="superscript"/>
        </w:rPr>
        <w:t>L</w:t>
      </w:r>
      <w:r>
        <w:rPr>
          <w:vertAlign w:val="superscript"/>
        </w:rPr>
        <w:t>+1</w:t>
      </w:r>
      <w:r>
        <w:t xml:space="preserve">] by exploiting the symmetry of </w:t>
      </w:r>
      <w:r>
        <w:t>sin(</w:t>
      </w:r>
      <w:r>
        <w:rPr>
          <w:i/>
        </w:rPr>
        <w:t>πj/</w:t>
      </w:r>
      <w:r>
        <w:t>2</w:t>
      </w:r>
      <w:r>
        <w:rPr>
          <w:i/>
          <w:vertAlign w:val="superscript"/>
        </w:rPr>
        <w:t>L</w:t>
      </w:r>
      <w:r>
        <w:t>).</w:t>
      </w:r>
    </w:p>
    <w:p w14:paraId="3645C1A6" w14:textId="77777777" w:rsidR="00F1214F" w:rsidRDefault="00BE2C0C">
      <w:pPr>
        <w:numPr>
          <w:ilvl w:val="0"/>
          <w:numId w:val="3"/>
        </w:numPr>
        <w:spacing w:after="109"/>
        <w:ind w:right="221" w:hanging="243"/>
      </w:pPr>
      <w:r>
        <w:lastRenderedPageBreak/>
        <w:t>The values of sin(</w:t>
      </w:r>
      <w:r>
        <w:rPr>
          <w:i/>
        </w:rPr>
        <w:t>πj/</w:t>
      </w:r>
      <w:r>
        <w:t>2</w:t>
      </w:r>
      <w:r>
        <w:rPr>
          <w:i/>
          <w:vertAlign w:val="superscript"/>
        </w:rPr>
        <w:t>L</w:t>
      </w:r>
      <w:r>
        <w:t xml:space="preserve">) are extended to all the integer value of </w:t>
      </w:r>
      <w:r>
        <w:rPr>
          <w:i/>
        </w:rPr>
        <w:t xml:space="preserve">j </w:t>
      </w:r>
      <w:r>
        <w:t>by leveraging the periodicity of sin(2</w:t>
      </w:r>
      <w:r>
        <w:rPr>
          <w:i/>
        </w:rPr>
        <w:t>πj/</w:t>
      </w:r>
      <w:r>
        <w:t>2</w:t>
      </w:r>
      <w:r>
        <w:rPr>
          <w:i/>
          <w:vertAlign w:val="superscript"/>
        </w:rPr>
        <w:t>L</w:t>
      </w:r>
      <w:r>
        <w:t>).</w:t>
      </w:r>
    </w:p>
    <w:p w14:paraId="2D22D0ED" w14:textId="77777777" w:rsidR="00F1214F" w:rsidRDefault="00BE2C0C">
      <w:pPr>
        <w:spacing w:after="8"/>
        <w:ind w:left="-5" w:right="221"/>
      </w:pPr>
      <w:r>
        <w:t>The constructed indexed sin(</w:t>
      </w:r>
      <w:r>
        <w:rPr>
          <w:i/>
        </w:rPr>
        <w:t>x</w:t>
      </w:r>
      <w:r>
        <w:t xml:space="preserve">) is referred to as the </w:t>
      </w:r>
      <w:r>
        <w:rPr>
          <w:i/>
        </w:rPr>
        <w:t xml:space="preserve">Quart </w:t>
      </w:r>
      <w:r>
        <w:t>indexed sine function. In contrast, the direct use of the standard library sin(</w:t>
      </w:r>
      <w:r>
        <w:rPr>
          <w:i/>
        </w:rPr>
        <w:t>x</w:t>
      </w:r>
      <w:r>
        <w:t xml:space="preserve">) is referred to as the </w:t>
      </w:r>
      <w:r>
        <w:rPr>
          <w:i/>
        </w:rPr>
        <w:t xml:space="preserve">Library </w:t>
      </w:r>
      <w:r>
        <w:t>sine function.</w:t>
      </w:r>
    </w:p>
    <w:p w14:paraId="2BB5E2D9" w14:textId="21B57132" w:rsidR="00F1214F" w:rsidRDefault="00BE2C0C">
      <w:pPr>
        <w:ind w:left="-15" w:right="221" w:firstLine="299"/>
      </w:pPr>
      <w:r>
        <w:t xml:space="preserve">Because the Quart sine function strictly preserves the symmetry and periodicity of </w:t>
      </w:r>
      <w:ins w:id="351" w:author="Author">
        <w:r w:rsidR="003B3807">
          <w:t xml:space="preserve">the </w:t>
        </w:r>
      </w:ins>
      <w:r>
        <w:t xml:space="preserve">sine function, it provides </w:t>
      </w:r>
      <w:del w:id="352" w:author="Author">
        <w:r>
          <w:delText>superior</w:delText>
        </w:r>
      </w:del>
      <w:ins w:id="353" w:author="Author">
        <w:r w:rsidR="003B3807">
          <w:t>better</w:t>
        </w:r>
      </w:ins>
      <w:r w:rsidR="003B3807">
        <w:t xml:space="preserve"> </w:t>
      </w:r>
      <w:r>
        <w:t xml:space="preserve">numerical accuracy </w:t>
      </w:r>
      <w:del w:id="354" w:author="Author">
        <w:r>
          <w:delText>compared to</w:delText>
        </w:r>
      </w:del>
      <w:ins w:id="355" w:author="Author">
        <w:r w:rsidR="003B3807">
          <w:t xml:space="preserve">than the </w:t>
        </w:r>
      </w:ins>
      <w:r>
        <w:t xml:space="preserve"> Library function.</w:t>
      </w:r>
    </w:p>
    <w:p w14:paraId="7BCC74FF" w14:textId="48C4436F" w:rsidR="00F1214F" w:rsidRDefault="00BE2C0C" w:rsidP="00E61B66">
      <w:pPr>
        <w:pStyle w:val="ListParagraph"/>
      </w:pPr>
      <w:r>
        <w:t xml:space="preserve">Figure 17 shows that the value </w:t>
      </w:r>
      <w:del w:id="356" w:author="Author">
        <w:r>
          <w:delText>difference</w:delText>
        </w:r>
      </w:del>
      <w:ins w:id="357" w:author="Author">
        <w:r>
          <w:t>differen</w:t>
        </w:r>
        <w:r w:rsidR="003B3807">
          <w:t>tial</w:t>
        </w:r>
      </w:ins>
      <w:r>
        <w:t xml:space="preserve"> between the Quart and Library sin(</w:t>
      </w:r>
      <w:r>
        <w:rPr>
          <w:i/>
        </w:rPr>
        <w:t>x</w:t>
      </w:r>
      <w:r>
        <w:t>) and the Quart sin(</w:t>
      </w:r>
      <w:r>
        <w:rPr>
          <w:i/>
        </w:rPr>
        <w:t>x</w:t>
      </w:r>
      <w:r>
        <w:t>) increases approximately linearly with |</w:t>
      </w:r>
      <w:r>
        <w:rPr>
          <w:i/>
        </w:rPr>
        <w:t>x</w:t>
      </w:r>
      <w:r>
        <w:t>|.</w:t>
      </w:r>
    </w:p>
    <w:p w14:paraId="6DB1567E" w14:textId="2A131CD9" w:rsidR="00F1214F" w:rsidRDefault="00BE2C0C" w:rsidP="00E61B66">
      <w:pPr>
        <w:pStyle w:val="ListParagraph"/>
      </w:pPr>
      <w:r>
        <w:t xml:space="preserve">Figure 18 shows the value </w:t>
      </w:r>
      <w:del w:id="358" w:author="Author">
        <w:r>
          <w:delText>difference</w:delText>
        </w:r>
      </w:del>
      <w:ins w:id="359" w:author="Author">
        <w:r>
          <w:t>differen</w:t>
        </w:r>
        <w:r w:rsidR="003B3807">
          <w:t>tial</w:t>
        </w:r>
      </w:ins>
      <w:r>
        <w:t xml:space="preserve"> between the Quart and Library cos(</w:t>
      </w:r>
      <w:r>
        <w:rPr>
          <w:i/>
        </w:rPr>
        <w:t>x</w:t>
      </w:r>
      <w:r>
        <w:t>)</w:t>
      </w:r>
      <w:r>
        <w:rPr>
          <w:i/>
        </w:rPr>
        <w:t>/</w:t>
      </w:r>
      <w:r>
        <w:t>sin(</w:t>
      </w:r>
      <w:r>
        <w:rPr>
          <w:i/>
        </w:rPr>
        <w:t>x</w:t>
      </w:r>
      <w:r>
        <w:t xml:space="preserve">) also increases roughly </w:t>
      </w:r>
      <w:r>
        <w:t>linearly with |</w:t>
      </w:r>
      <w:r>
        <w:rPr>
          <w:i/>
        </w:rPr>
        <w:t>x</w:t>
      </w:r>
      <w:del w:id="360" w:author="Author">
        <w:r>
          <w:delText>|,</w:delText>
        </w:r>
      </w:del>
      <w:ins w:id="361" w:author="Author">
        <w:r>
          <w:t>|</w:t>
        </w:r>
      </w:ins>
      <w:r>
        <w:t xml:space="preserve"> but </w:t>
      </w:r>
      <w:del w:id="362" w:author="Author">
        <w:r>
          <w:delText>are</w:delText>
        </w:r>
      </w:del>
      <w:ins w:id="363" w:author="Author">
        <w:r w:rsidR="003B3807">
          <w:t>is</w:t>
        </w:r>
      </w:ins>
      <w:r w:rsidR="003B3807">
        <w:t xml:space="preserve"> </w:t>
      </w:r>
      <w:r>
        <w:t>10</w:t>
      </w:r>
      <w:r>
        <w:rPr>
          <w:vertAlign w:val="superscript"/>
        </w:rPr>
        <w:t xml:space="preserve">2 </w:t>
      </w:r>
      <w:r>
        <w:t xml:space="preserve">times larger than </w:t>
      </w:r>
      <w:del w:id="364" w:author="Author">
        <w:r>
          <w:delText>those</w:delText>
        </w:r>
      </w:del>
      <w:ins w:id="365" w:author="Author">
        <w:r w:rsidR="003B3807">
          <w:t>that</w:t>
        </w:r>
      </w:ins>
      <w:r w:rsidR="003B3807">
        <w:t xml:space="preserve"> </w:t>
      </w:r>
      <w:r>
        <w:t>observed for sin(</w:t>
      </w:r>
      <w:r>
        <w:rPr>
          <w:i/>
        </w:rPr>
        <w:t>x</w:t>
      </w:r>
      <w:r>
        <w:t xml:space="preserve">). Therefore, the linear spectrum in Formula (8.3) </w:t>
      </w:r>
      <w:del w:id="366" w:author="Author">
        <w:r>
          <w:delText>may</w:delText>
        </w:r>
      </w:del>
      <w:ins w:id="367" w:author="Author">
        <w:r w:rsidR="003B3807">
          <w:t>can</w:t>
        </w:r>
      </w:ins>
      <w:r w:rsidR="003B3807">
        <w:t xml:space="preserve"> </w:t>
      </w:r>
      <w:r>
        <w:t>contain significant numerical errors when computed using library sine functions.</w:t>
      </w:r>
    </w:p>
    <w:p w14:paraId="4750035A" w14:textId="77777777" w:rsidR="00F1214F" w:rsidRDefault="00BE2C0C">
      <w:pPr>
        <w:pStyle w:val="Heading2"/>
        <w:ind w:left="598" w:hanging="613"/>
      </w:pPr>
      <w:r>
        <w:t>Using Quart Sine for Sin/Cos Signals</w:t>
      </w:r>
    </w:p>
    <w:p w14:paraId="639D7CF8" w14:textId="008DFCA1" w:rsidR="00F1214F" w:rsidRDefault="00BE2C0C">
      <w:pPr>
        <w:spacing w:after="17"/>
        <w:ind w:left="-5" w:right="221"/>
      </w:pPr>
      <w:r>
        <w:t xml:space="preserve">The error deviations </w:t>
      </w:r>
      <w:ins w:id="368" w:author="Author">
        <w:r w:rsidR="00A6057C">
          <w:t xml:space="preserve">obtained using the Quart sine </w:t>
        </w:r>
      </w:ins>
      <w:r>
        <w:t xml:space="preserve">resemble </w:t>
      </w:r>
      <w:ins w:id="369" w:author="Author">
        <w:r w:rsidR="003B3807">
          <w:t>those</w:t>
        </w:r>
        <w:r w:rsidR="00A6057C">
          <w:t xml:space="preserve"> shown</w:t>
        </w:r>
        <w:r w:rsidR="003B3807">
          <w:t xml:space="preserve"> in </w:t>
        </w:r>
      </w:ins>
      <w:r>
        <w:t xml:space="preserve">Figure 11 but with </w:t>
      </w:r>
      <w:ins w:id="370" w:author="Author">
        <w:r w:rsidR="00E6592C">
          <w:t xml:space="preserve">the </w:t>
        </w:r>
      </w:ins>
      <w:r>
        <w:t xml:space="preserve">FFT order as the specific dimension, independent of </w:t>
      </w:r>
      <w:ins w:id="371" w:author="Author">
        <w:r w:rsidR="00A6057C">
          <w:t xml:space="preserve">whether a </w:t>
        </w:r>
      </w:ins>
      <w:r>
        <w:t xml:space="preserve">Sin or Cos </w:t>
      </w:r>
      <w:del w:id="372" w:author="Author">
        <w:r>
          <w:delText>signals,</w:delText>
        </w:r>
      </w:del>
      <w:ins w:id="373" w:author="Author">
        <w:r>
          <w:t>signal</w:t>
        </w:r>
        <w:r w:rsidR="00A6057C">
          <w:t xml:space="preserve"> is used</w:t>
        </w:r>
      </w:ins>
      <w:r w:rsidR="00A6057C">
        <w:t xml:space="preserve"> </w:t>
      </w:r>
      <w:r>
        <w:t>or</w:t>
      </w:r>
      <w:r w:rsidR="00A6057C">
        <w:t xml:space="preserve"> </w:t>
      </w:r>
      <w:ins w:id="374" w:author="Author">
        <w:r w:rsidR="00A6057C">
          <w:t>the signal</w:t>
        </w:r>
        <w:r>
          <w:t xml:space="preserve"> </w:t>
        </w:r>
      </w:ins>
      <w:r>
        <w:t>frequency</w:t>
      </w:r>
      <w:del w:id="375" w:author="Author">
        <w:r>
          <w:delText xml:space="preserve"> of the signals</w:delText>
        </w:r>
      </w:del>
      <w:r>
        <w:t xml:space="preserve">. Therefore, the results for Sin and Cos signals across all frequencies are pooled together for statistical analysis, under the unified category </w:t>
      </w:r>
      <w:r>
        <w:rPr>
          <w:i/>
        </w:rPr>
        <w:t xml:space="preserve">Sin/Cos </w:t>
      </w:r>
      <w:r>
        <w:t xml:space="preserve">signals. When the FFT order </w:t>
      </w:r>
      <w:r>
        <w:rPr>
          <w:i/>
        </w:rPr>
        <w:t xml:space="preserve">L </w:t>
      </w:r>
      <w:r>
        <w:t xml:space="preserve">is less than 8, the error deviations deviate from 1 </w:t>
      </w:r>
      <w:del w:id="376" w:author="Author">
        <w:r>
          <w:delText>due</w:delText>
        </w:r>
      </w:del>
      <w:ins w:id="377" w:author="Author">
        <w:r w:rsidR="00A6057C">
          <w:t>owing</w:t>
        </w:r>
      </w:ins>
      <w:r w:rsidR="00A6057C">
        <w:t xml:space="preserve"> to</w:t>
      </w:r>
      <w:ins w:id="378" w:author="Author">
        <w:r w:rsidR="00A6057C">
          <w:t xml:space="preserve"> an</w:t>
        </w:r>
      </w:ins>
      <w:r>
        <w:t xml:space="preserve"> insufficient sample count of 2</w:t>
      </w:r>
      <w:r>
        <w:rPr>
          <w:i/>
          <w:vertAlign w:val="superscript"/>
        </w:rPr>
        <w:t>L</w:t>
      </w:r>
      <w:r>
        <w:t>.</w:t>
      </w:r>
    </w:p>
    <w:p w14:paraId="2BD017CD" w14:textId="6221692E" w:rsidR="00F1214F" w:rsidRDefault="00BE2C0C">
      <w:pPr>
        <w:ind w:left="-15" w:right="221" w:firstLine="299"/>
      </w:pPr>
      <w:r>
        <w:t>Figure 19 shows that the error distribution</w:t>
      </w:r>
      <w:r w:rsidR="005A222E">
        <w:t>s</w:t>
      </w:r>
      <w:r>
        <w:t xml:space="preserve"> of </w:t>
      </w:r>
      <w:ins w:id="379" w:author="Author">
        <w:r w:rsidR="003B3807">
          <w:t xml:space="preserve">the </w:t>
        </w:r>
      </w:ins>
      <w:r>
        <w:t xml:space="preserve">Sin/Cos signal resemble Gaussian </w:t>
      </w:r>
      <w:del w:id="380" w:author="Author">
        <w:r>
          <w:delText>distribution</w:delText>
        </w:r>
      </w:del>
      <w:ins w:id="381" w:author="Author">
        <w:r>
          <w:t>distribution</w:t>
        </w:r>
        <w:r w:rsidR="00A6057C">
          <w:t>s</w:t>
        </w:r>
      </w:ins>
      <w:r>
        <w:t>, with an additional Delta-like distribution at zero. Detailed analysis reveals that the Delta-like distribution is caused by floating-point rounding errors. Figure 19 further demonstrates that the reverse transformation is more sensitive to imperfections in Quart sine function, because its error distribution is structured.</w:t>
      </w:r>
    </w:p>
    <w:p w14:paraId="692DE7EA" w14:textId="77777777" w:rsidR="00F1214F" w:rsidRDefault="00BE2C0C" w:rsidP="00433358">
      <w:pPr>
        <w:spacing w:after="300" w:line="259" w:lineRule="auto"/>
        <w:ind w:firstLine="0"/>
        <w:jc w:val="center"/>
      </w:pPr>
      <w:r>
        <w:rPr>
          <w:noProof/>
        </w:rPr>
        <w:drawing>
          <wp:inline distT="0" distB="0" distL="0" distR="0" wp14:anchorId="25118F36" wp14:editId="2DAFDED7">
            <wp:extent cx="2908990" cy="2285998"/>
            <wp:effectExtent l="0" t="0" r="0" b="0"/>
            <wp:docPr id="5170" name="Picture 5170"/>
            <wp:cNvGraphicFramePr/>
            <a:graphic xmlns:a="http://schemas.openxmlformats.org/drawingml/2006/main">
              <a:graphicData uri="http://schemas.openxmlformats.org/drawingml/2006/picture">
                <pic:pic xmlns:pic="http://schemas.openxmlformats.org/drawingml/2006/picture">
                  <pic:nvPicPr>
                    <pic:cNvPr id="5170" name="Picture 5170"/>
                    <pic:cNvPicPr/>
                  </pic:nvPicPr>
                  <pic:blipFill>
                    <a:blip r:embed="rId45"/>
                    <a:stretch>
                      <a:fillRect/>
                    </a:stretch>
                  </pic:blipFill>
                  <pic:spPr>
                    <a:xfrm>
                      <a:off x="0" y="0"/>
                      <a:ext cx="2908990" cy="2285998"/>
                    </a:xfrm>
                    <a:prstGeom prst="rect">
                      <a:avLst/>
                    </a:prstGeom>
                  </pic:spPr>
                </pic:pic>
              </a:graphicData>
            </a:graphic>
          </wp:inline>
        </w:drawing>
      </w:r>
    </w:p>
    <w:p w14:paraId="2126F10C" w14:textId="17C46895" w:rsidR="00F1214F" w:rsidRDefault="00BE2C0C" w:rsidP="00433358">
      <w:pPr>
        <w:pStyle w:val="NoSpacing"/>
      </w:pPr>
      <w:r>
        <w:lastRenderedPageBreak/>
        <w:t xml:space="preserve">Figure 17: Difference between </w:t>
      </w:r>
      <w:del w:id="382" w:author="Author">
        <w:r>
          <w:delText>library</w:delText>
        </w:r>
      </w:del>
      <w:ins w:id="383" w:author="Author">
        <w:r w:rsidR="00A6057C">
          <w:t>L</w:t>
        </w:r>
        <w:r>
          <w:t>ibrary</w:t>
        </w:r>
      </w:ins>
      <w:r>
        <w:t xml:space="preserve"> and Quart sin(</w:t>
      </w:r>
      <w:r>
        <w:rPr>
          <w:i/>
        </w:rPr>
        <w:t>x</w:t>
      </w:r>
      <w:r>
        <w:t xml:space="preserve">) (y-axis) for </w:t>
      </w:r>
      <w:r>
        <w:rPr>
          <w:i/>
        </w:rPr>
        <w:t xml:space="preserve">x </w:t>
      </w:r>
      <w:r>
        <w:t>= 2</w:t>
      </w:r>
      <w:r>
        <w:rPr>
          <w:i/>
        </w:rPr>
        <w:t>πj/</w:t>
      </w:r>
      <w:r>
        <w:t>2</w:t>
      </w:r>
      <w:r>
        <w:rPr>
          <w:i/>
          <w:vertAlign w:val="superscript"/>
        </w:rPr>
        <w:t>L</w:t>
      </w:r>
      <w:r>
        <w:rPr>
          <w:i/>
        </w:rPr>
        <w:t xml:space="preserve">,j </w:t>
      </w:r>
      <w:r>
        <w:t>= 0</w:t>
      </w:r>
      <w:r>
        <w:rPr>
          <w:i/>
        </w:rPr>
        <w:t>,</w:t>
      </w:r>
      <w:r>
        <w:t>1</w:t>
      </w:r>
      <w:r>
        <w:rPr>
          <w:i/>
        </w:rPr>
        <w:t>...</w:t>
      </w:r>
      <w:r>
        <w:t>2</w:t>
      </w:r>
      <w:r>
        <w:rPr>
          <w:i/>
          <w:vertAlign w:val="superscript"/>
        </w:rPr>
        <w:t>L</w:t>
      </w:r>
      <w:r>
        <w:rPr>
          <w:vertAlign w:val="superscript"/>
        </w:rPr>
        <w:t xml:space="preserve">+2 </w:t>
      </w:r>
      <w:r>
        <w:t xml:space="preserve">(x-axis), and </w:t>
      </w:r>
      <w:r>
        <w:rPr>
          <w:i/>
        </w:rPr>
        <w:t xml:space="preserve">L </w:t>
      </w:r>
      <w:r>
        <w:t>= 5</w:t>
      </w:r>
      <w:r>
        <w:rPr>
          <w:i/>
        </w:rPr>
        <w:t>,</w:t>
      </w:r>
      <w:r>
        <w:t xml:space="preserve">6 (legend). The </w:t>
      </w:r>
      <w:del w:id="384" w:author="Author">
        <w:r>
          <w:delText>uncertainties</w:delText>
        </w:r>
      </w:del>
      <w:ins w:id="385" w:author="Author">
        <w:r w:rsidR="00157C18">
          <w:t>uncertainty</w:t>
        </w:r>
      </w:ins>
      <w:r w:rsidR="00157C18">
        <w:t xml:space="preserve"> </w:t>
      </w:r>
      <w:r>
        <w:t>of</w:t>
      </w:r>
      <w:del w:id="386" w:author="Author">
        <w:r>
          <w:delText xml:space="preserve"> the</w:delText>
        </w:r>
      </w:del>
      <w:r>
        <w:t xml:space="preserve"> </w:t>
      </w:r>
      <w:r>
        <w:t>Quart sin(</w:t>
      </w:r>
      <w:r>
        <w:rPr>
          <w:i/>
        </w:rPr>
        <w:t>x</w:t>
      </w:r>
      <w:r>
        <w:t>) is sin(</w:t>
      </w:r>
      <w:r>
        <w:rPr>
          <w:i/>
        </w:rPr>
        <w:t>x</w:t>
      </w:r>
      <w:r>
        <w:t xml:space="preserve">) ULP, which shows a periodicity of </w:t>
      </w:r>
      <w:r>
        <w:rPr>
          <w:i/>
        </w:rPr>
        <w:t>π</w:t>
      </w:r>
      <w:r>
        <w:t>.</w:t>
      </w:r>
    </w:p>
    <w:p w14:paraId="6DFA288E" w14:textId="77777777" w:rsidR="00F1214F" w:rsidRDefault="00BE2C0C" w:rsidP="00433358">
      <w:pPr>
        <w:spacing w:after="300" w:line="259" w:lineRule="auto"/>
        <w:ind w:firstLine="0"/>
        <w:jc w:val="center"/>
      </w:pPr>
      <w:r>
        <w:rPr>
          <w:noProof/>
        </w:rPr>
        <w:drawing>
          <wp:inline distT="0" distB="0" distL="0" distR="0" wp14:anchorId="4F0497E0" wp14:editId="7E4347EF">
            <wp:extent cx="2848723" cy="2285998"/>
            <wp:effectExtent l="0" t="0" r="0" b="0"/>
            <wp:docPr id="5201" name="Picture 5201"/>
            <wp:cNvGraphicFramePr/>
            <a:graphic xmlns:a="http://schemas.openxmlformats.org/drawingml/2006/main">
              <a:graphicData uri="http://schemas.openxmlformats.org/drawingml/2006/picture">
                <pic:pic xmlns:pic="http://schemas.openxmlformats.org/drawingml/2006/picture">
                  <pic:nvPicPr>
                    <pic:cNvPr id="5201" name="Picture 5201"/>
                    <pic:cNvPicPr/>
                  </pic:nvPicPr>
                  <pic:blipFill>
                    <a:blip r:embed="rId46"/>
                    <a:stretch>
                      <a:fillRect/>
                    </a:stretch>
                  </pic:blipFill>
                  <pic:spPr>
                    <a:xfrm>
                      <a:off x="0" y="0"/>
                      <a:ext cx="2848723" cy="2285998"/>
                    </a:xfrm>
                    <a:prstGeom prst="rect">
                      <a:avLst/>
                    </a:prstGeom>
                  </pic:spPr>
                </pic:pic>
              </a:graphicData>
            </a:graphic>
          </wp:inline>
        </w:drawing>
      </w:r>
    </w:p>
    <w:p w14:paraId="30F2CF91" w14:textId="64ECCC02" w:rsidR="00F1214F" w:rsidRDefault="00BE2C0C" w:rsidP="00433358">
      <w:pPr>
        <w:pStyle w:val="NoSpacing"/>
      </w:pPr>
      <w:r>
        <w:t xml:space="preserve">Figure 18: Difference between the </w:t>
      </w:r>
      <w:del w:id="387" w:author="Author">
        <w:r>
          <w:delText>library</w:delText>
        </w:r>
      </w:del>
      <w:ins w:id="388" w:author="Author">
        <w:r w:rsidR="00A6057C">
          <w:t>L</w:t>
        </w:r>
        <w:r>
          <w:t>ibrary</w:t>
        </w:r>
      </w:ins>
      <w:r>
        <w:t xml:space="preserve"> and the Quart cos(</w:t>
      </w:r>
      <w:r>
        <w:rPr>
          <w:i/>
        </w:rPr>
        <w:t>x</w:t>
      </w:r>
      <w:r>
        <w:t>)</w:t>
      </w:r>
      <w:r>
        <w:rPr>
          <w:i/>
        </w:rPr>
        <w:t>/</w:t>
      </w:r>
      <w:r>
        <w:t>sin(</w:t>
      </w:r>
      <w:r>
        <w:rPr>
          <w:i/>
        </w:rPr>
        <w:t>x</w:t>
      </w:r>
      <w:r>
        <w:t xml:space="preserve">) (y-axis) for </w:t>
      </w:r>
      <w:r>
        <w:rPr>
          <w:i/>
        </w:rPr>
        <w:t xml:space="preserve">x </w:t>
      </w:r>
      <w:r>
        <w:t>= 2</w:t>
      </w:r>
      <w:r>
        <w:rPr>
          <w:i/>
        </w:rPr>
        <w:t>πj/</w:t>
      </w:r>
      <w:r>
        <w:t>2</w:t>
      </w:r>
      <w:r>
        <w:rPr>
          <w:i/>
          <w:vertAlign w:val="superscript"/>
        </w:rPr>
        <w:t>L</w:t>
      </w:r>
      <w:r>
        <w:rPr>
          <w:i/>
        </w:rPr>
        <w:t xml:space="preserve">,j </w:t>
      </w:r>
      <w:r>
        <w:t>= 0</w:t>
      </w:r>
      <w:r>
        <w:rPr>
          <w:i/>
        </w:rPr>
        <w:t>,</w:t>
      </w:r>
      <w:r>
        <w:t>1</w:t>
      </w:r>
      <w:r>
        <w:rPr>
          <w:i/>
        </w:rPr>
        <w:t>...</w:t>
      </w:r>
      <w:r>
        <w:t>2</w:t>
      </w:r>
      <w:r>
        <w:rPr>
          <w:i/>
          <w:vertAlign w:val="superscript"/>
        </w:rPr>
        <w:t>L</w:t>
      </w:r>
      <w:r>
        <w:rPr>
          <w:vertAlign w:val="superscript"/>
        </w:rPr>
        <w:t xml:space="preserve">+2 </w:t>
      </w:r>
      <w:r>
        <w:t xml:space="preserve">(x-axis), and </w:t>
      </w:r>
      <w:r>
        <w:rPr>
          <w:i/>
        </w:rPr>
        <w:t xml:space="preserve">L </w:t>
      </w:r>
      <w:r>
        <w:t>= 5</w:t>
      </w:r>
      <w:r>
        <w:rPr>
          <w:i/>
        </w:rPr>
        <w:t>,</w:t>
      </w:r>
      <w:r>
        <w:t>6 (legend).</w:t>
      </w:r>
    </w:p>
    <w:p w14:paraId="6E11AA71" w14:textId="77777777" w:rsidR="00F1214F" w:rsidRDefault="00BE2C0C">
      <w:pPr>
        <w:pStyle w:val="Heading2"/>
        <w:ind w:left="598" w:hanging="613"/>
      </w:pPr>
      <w:r>
        <w:t>Using Library Sine for Sin/Cos Signals</w:t>
      </w:r>
    </w:p>
    <w:p w14:paraId="36C496CE" w14:textId="3C3D23C7" w:rsidR="00F1214F" w:rsidRDefault="00BE2C0C">
      <w:pPr>
        <w:spacing w:after="20"/>
        <w:ind w:left="-5" w:right="221"/>
      </w:pPr>
      <w:r>
        <w:t xml:space="preserve">The error deviations </w:t>
      </w:r>
      <w:ins w:id="389" w:author="Author">
        <w:r w:rsidR="00A6057C">
          <w:t xml:space="preserve">obtained using the Library sine </w:t>
        </w:r>
      </w:ins>
      <w:r>
        <w:t>resemble</w:t>
      </w:r>
      <w:r w:rsidR="00A6057C">
        <w:t xml:space="preserve"> </w:t>
      </w:r>
      <w:ins w:id="390" w:author="Author">
        <w:r w:rsidR="00A6057C">
          <w:t>those shown in</w:t>
        </w:r>
        <w:r>
          <w:t xml:space="preserve"> </w:t>
        </w:r>
      </w:ins>
      <w:r>
        <w:t>Figure 11 but with</w:t>
      </w:r>
      <w:ins w:id="391" w:author="Author">
        <w:r>
          <w:t xml:space="preserve"> </w:t>
        </w:r>
        <w:r w:rsidR="00E6592C">
          <w:t>the</w:t>
        </w:r>
      </w:ins>
      <w:r w:rsidR="00E6592C">
        <w:t xml:space="preserve"> </w:t>
      </w:r>
      <w:r>
        <w:t xml:space="preserve">FFT order as the specific dimension. In addition, the error deviations are larger than 1 when </w:t>
      </w:r>
      <w:r>
        <w:rPr>
          <w:i/>
        </w:rPr>
        <w:t xml:space="preserve">δx &lt; </w:t>
      </w:r>
      <w:r>
        <w:t>10</w:t>
      </w:r>
      <w:r>
        <w:rPr>
          <w:vertAlign w:val="superscript"/>
        </w:rPr>
        <w:t xml:space="preserve">14 </w:t>
      </w:r>
      <w:r>
        <w:t xml:space="preserve">instead of when </w:t>
      </w:r>
      <w:r>
        <w:rPr>
          <w:i/>
        </w:rPr>
        <w:t xml:space="preserve">δx &lt; </w:t>
      </w:r>
      <w:r>
        <w:t>10</w:t>
      </w:r>
      <w:r>
        <w:rPr>
          <w:vertAlign w:val="superscript"/>
        </w:rPr>
        <w:t>15</w:t>
      </w:r>
      <w:r>
        <w:t xml:space="preserve">. When </w:t>
      </w:r>
      <w:r>
        <w:rPr>
          <w:i/>
        </w:rPr>
        <w:t xml:space="preserve">δx </w:t>
      </w:r>
      <w:r>
        <w:t xml:space="preserve">= 0, the error deviations for the reverse transformation increase with </w:t>
      </w:r>
      <w:ins w:id="392" w:author="Author">
        <w:r w:rsidR="00E6592C">
          <w:t xml:space="preserve">the </w:t>
        </w:r>
      </w:ins>
      <w:r>
        <w:t>FFT order.</w:t>
      </w:r>
    </w:p>
    <w:p w14:paraId="2EDA2A17" w14:textId="3E90872C" w:rsidR="00F1214F" w:rsidRDefault="00BE2C0C">
      <w:pPr>
        <w:spacing w:after="5"/>
        <w:ind w:left="-15" w:right="221" w:firstLine="299"/>
      </w:pPr>
      <w:r>
        <w:t xml:space="preserve">When </w:t>
      </w:r>
      <w:r>
        <w:rPr>
          <w:i/>
        </w:rPr>
        <w:t xml:space="preserve">δx </w:t>
      </w:r>
      <w:r>
        <w:t>= 0, as shown in Figure 17, the Library sine function contains more numerical errors</w:t>
      </w:r>
      <w:del w:id="393" w:author="Author">
        <w:r>
          <w:delText>, so</w:delText>
        </w:r>
      </w:del>
      <w:ins w:id="394" w:author="Author">
        <w:r w:rsidR="00A6057C">
          <w:t>; as a result,</w:t>
        </w:r>
      </w:ins>
      <w:r w:rsidR="00A6057C">
        <w:t xml:space="preserve"> the</w:t>
      </w:r>
      <w:r>
        <w:t xml:space="preserve"> error distribution for the reverse transformation </w:t>
      </w:r>
      <w:ins w:id="395" w:author="Author">
        <w:r w:rsidR="00A6057C">
          <w:t xml:space="preserve">obtained </w:t>
        </w:r>
      </w:ins>
      <w:r>
        <w:t>using</w:t>
      </w:r>
      <w:ins w:id="396" w:author="Author">
        <w:r>
          <w:t xml:space="preserve"> </w:t>
        </w:r>
        <w:r w:rsidR="00A6057C">
          <w:t>the</w:t>
        </w:r>
      </w:ins>
      <w:r w:rsidR="00A6057C">
        <w:t xml:space="preserve"> </w:t>
      </w:r>
      <w:r>
        <w:t>Library sine function in Figure 20 is more structured and broader than that in Figure 19</w:t>
      </w:r>
      <w:r w:rsidR="00A6057C">
        <w:t xml:space="preserve"> </w:t>
      </w:r>
      <w:ins w:id="397" w:author="Author">
        <w:r w:rsidR="00A6057C">
          <w:t>obtained</w:t>
        </w:r>
        <w:r>
          <w:t xml:space="preserve"> </w:t>
        </w:r>
      </w:ins>
      <w:r>
        <w:t xml:space="preserve">using </w:t>
      </w:r>
      <w:ins w:id="398" w:author="Author">
        <w:r w:rsidR="00A6057C">
          <w:t xml:space="preserve">the </w:t>
        </w:r>
      </w:ins>
      <w:r>
        <w:t>Quart sine function</w:t>
      </w:r>
      <w:del w:id="399" w:author="Author">
        <w:r>
          <w:delText>, while</w:delText>
        </w:r>
      </w:del>
      <w:ins w:id="400" w:author="Author">
        <w:r w:rsidR="00A6057C">
          <w:t>; by contrast,</w:t>
        </w:r>
      </w:ins>
      <w:r w:rsidR="00A6057C">
        <w:t xml:space="preserve"> </w:t>
      </w:r>
      <w:r>
        <w:t xml:space="preserve">the error </w:t>
      </w:r>
      <w:del w:id="401" w:author="Author">
        <w:r>
          <w:delText>distribution</w:delText>
        </w:r>
      </w:del>
      <w:ins w:id="402" w:author="Author">
        <w:r>
          <w:t>distribution</w:t>
        </w:r>
        <w:r w:rsidR="00A6057C">
          <w:t>s</w:t>
        </w:r>
      </w:ins>
      <w:r>
        <w:t xml:space="preserve"> for the forward transformations </w:t>
      </w:r>
      <w:del w:id="403" w:author="Author">
        <w:r>
          <w:delText>is</w:delText>
        </w:r>
      </w:del>
      <w:ins w:id="404" w:author="Author">
        <w:r w:rsidR="00A6057C">
          <w:t>are</w:t>
        </w:r>
      </w:ins>
      <w:r w:rsidR="00A6057C">
        <w:t xml:space="preserve"> </w:t>
      </w:r>
      <w:r>
        <w:t xml:space="preserve">more </w:t>
      </w:r>
      <w:del w:id="405" w:author="Author">
        <w:r>
          <w:delText>similar</w:delText>
        </w:r>
      </w:del>
      <w:ins w:id="406" w:author="Author">
        <w:r w:rsidR="00A6057C">
          <w:t>consistent</w:t>
        </w:r>
      </w:ins>
      <w:r>
        <w:t>. This difference is consistent with a larger error deviation 6</w:t>
      </w:r>
      <w:r>
        <w:rPr>
          <w:i/>
        </w:rPr>
        <w:t>.</w:t>
      </w:r>
      <w:r>
        <w:t xml:space="preserve">2 </w:t>
      </w:r>
      <w:r>
        <w:rPr>
          <w:i/>
        </w:rPr>
        <w:t xml:space="preserve">&gt; </w:t>
      </w:r>
      <w:r>
        <w:t>1 for the reverse transformation</w:t>
      </w:r>
      <w:r w:rsidR="00A6057C">
        <w:t>,</w:t>
      </w:r>
      <w:r>
        <w:t xml:space="preserve"> </w:t>
      </w:r>
      <w:del w:id="407" w:author="Author">
        <w:r>
          <w:delText>but</w:delText>
        </w:r>
      </w:del>
      <w:ins w:id="408" w:author="Author">
        <w:r w:rsidR="00A6057C">
          <w:t>compared with the</w:t>
        </w:r>
      </w:ins>
      <w:r w:rsidR="00A6057C">
        <w:t xml:space="preserve"> </w:t>
      </w:r>
      <w:r>
        <w:t>comparable error deviation 1</w:t>
      </w:r>
      <w:r>
        <w:rPr>
          <w:i/>
        </w:rPr>
        <w:t>.</w:t>
      </w:r>
      <w:r>
        <w:t xml:space="preserve">1 </w:t>
      </w:r>
      <w:r>
        <w:rPr>
          <w:i/>
        </w:rPr>
        <w:t xml:space="preserve">&gt; </w:t>
      </w:r>
      <w:r>
        <w:t>1 for the forward transformation</w:t>
      </w:r>
      <w:ins w:id="409" w:author="Author">
        <w:r w:rsidR="00A6057C">
          <w:t>,</w:t>
        </w:r>
      </w:ins>
      <w:r>
        <w:t xml:space="preserve"> when </w:t>
      </w:r>
      <w:r>
        <w:rPr>
          <w:i/>
        </w:rPr>
        <w:t xml:space="preserve">δx </w:t>
      </w:r>
      <w:r>
        <w:t>= 0.</w:t>
      </w:r>
    </w:p>
    <w:p w14:paraId="028D7240" w14:textId="256886E5" w:rsidR="00F1214F" w:rsidRDefault="00BE2C0C">
      <w:pPr>
        <w:spacing w:after="367"/>
        <w:ind w:left="-15" w:right="221" w:firstLine="299"/>
      </w:pPr>
      <w:r>
        <w:t xml:space="preserve">Using the Library sine function, for a sine wave with a frequency of 3, </w:t>
      </w:r>
      <w:del w:id="410" w:author="Author">
        <w:r>
          <w:delText>Figure</w:delText>
        </w:r>
      </w:del>
      <w:ins w:id="411" w:author="Author">
        <w:r>
          <w:t>Figure</w:t>
        </w:r>
        <w:r w:rsidR="00E6592C">
          <w:t>s</w:t>
        </w:r>
      </w:ins>
      <w:r>
        <w:t xml:space="preserve"> 21, 22, and 23 </w:t>
      </w:r>
      <w:del w:id="412" w:author="Author">
        <w:r>
          <w:delText>presents</w:delText>
        </w:r>
      </w:del>
      <w:ins w:id="413" w:author="Author">
        <w:r>
          <w:t>present</w:t>
        </w:r>
      </w:ins>
      <w:r>
        <w:t xml:space="preserve"> the value errors for forward, reverse, and round-trip transformations, respectively. In the reverse transformation, </w:t>
      </w:r>
      <w:ins w:id="414" w:author="Author">
        <w:r w:rsidR="00E6592C">
          <w:t xml:space="preserve">the </w:t>
        </w:r>
      </w:ins>
      <w:r>
        <w:t xml:space="preserve">value errors exhibit a clear trend of increasing with the time index. These large value errors appear systematic rather than random and visually resemble a resonant pattern. Similar increases are observed </w:t>
      </w:r>
      <w:r w:rsidR="00E6592C">
        <w:t>at</w:t>
      </w:r>
      <w:r>
        <w:t xml:space="preserve"> </w:t>
      </w:r>
      <w:del w:id="415" w:author="Author">
        <w:r>
          <w:delText xml:space="preserve">in </w:delText>
        </w:r>
      </w:del>
      <w:r>
        <w:t>other frequencies and FFT orders</w:t>
      </w:r>
      <w:del w:id="416" w:author="Author">
        <w:r>
          <w:delText>,</w:delText>
        </w:r>
      </w:del>
      <w:r>
        <w:t xml:space="preserve"> as well as in computational results obtained using mathematical libraries such as </w:t>
      </w:r>
      <w:r>
        <w:rPr>
          <w:i/>
        </w:rPr>
        <w:t>SciPy</w:t>
      </w:r>
      <w:r>
        <w:t xml:space="preserve">. </w:t>
      </w:r>
      <w:del w:id="417" w:author="Author">
        <w:r>
          <w:delText>In</w:delText>
        </w:r>
      </w:del>
      <w:ins w:id="418" w:author="Author">
        <w:r w:rsidR="00E6592C">
          <w:t>By</w:t>
        </w:r>
      </w:ins>
      <w:r w:rsidR="00E6592C">
        <w:t xml:space="preserve"> </w:t>
      </w:r>
      <w:r>
        <w:t xml:space="preserve">contrast, such resonance is absent for the roundtrip transformation </w:t>
      </w:r>
      <w:del w:id="419" w:author="Author">
        <w:r>
          <w:delText xml:space="preserve">as </w:delText>
        </w:r>
      </w:del>
      <w:r>
        <w:t xml:space="preserve">shown in Figure 23. </w:t>
      </w:r>
      <w:del w:id="420" w:author="Author">
        <w:r>
          <w:delText>Also</w:delText>
        </w:r>
      </w:del>
      <w:ins w:id="421" w:author="Author">
        <w:r w:rsidR="00E6592C">
          <w:t>Furthermore</w:t>
        </w:r>
      </w:ins>
      <w:r w:rsidR="00E6592C">
        <w:t>,</w:t>
      </w:r>
      <w:r>
        <w:t xml:space="preserve"> such resonant </w:t>
      </w:r>
      <w:del w:id="422" w:author="Author">
        <w:r>
          <w:delText xml:space="preserve">pattern </w:delText>
        </w:r>
        <w:r>
          <w:lastRenderedPageBreak/>
          <w:delText>is</w:delText>
        </w:r>
      </w:del>
      <w:ins w:id="423" w:author="Author">
        <w:r>
          <w:t>pattern</w:t>
        </w:r>
        <w:r w:rsidR="00E6592C">
          <w:t>s</w:t>
        </w:r>
        <w:r>
          <w:t xml:space="preserve"> </w:t>
        </w:r>
        <w:r w:rsidR="00E6592C">
          <w:t>are</w:t>
        </w:r>
      </w:ins>
      <w:r>
        <w:t xml:space="preserve"> completely absent </w:t>
      </w:r>
      <w:del w:id="424" w:author="Author">
        <w:r>
          <w:delText>when</w:delText>
        </w:r>
      </w:del>
      <w:ins w:id="425" w:author="Author">
        <w:r w:rsidR="00E6592C">
          <w:t>in the results obtained</w:t>
        </w:r>
      </w:ins>
      <w:r w:rsidR="00E6592C">
        <w:t xml:space="preserve"> </w:t>
      </w:r>
      <w:r>
        <w:t xml:space="preserve">using the Quart sine function. Figure 24 demonstrates that the error deviations increase with sine or cosine frequency. Figure 17 indicates that the numerical errors </w:t>
      </w:r>
      <w:ins w:id="426" w:author="Author">
        <w:r w:rsidR="00E6592C">
          <w:t xml:space="preserve">obtained </w:t>
        </w:r>
      </w:ins>
      <w:r>
        <w:t xml:space="preserve">using the Library sine function increase with </w:t>
      </w:r>
      <w:r w:rsidR="00E6592C">
        <w:t>a</w:t>
      </w:r>
      <w:r>
        <w:t xml:space="preserve"> periodicity of </w:t>
      </w:r>
      <w:r>
        <w:rPr>
          <w:i/>
        </w:rPr>
        <w:t>π</w:t>
      </w:r>
      <w:r>
        <w:t xml:space="preserve">, which </w:t>
      </w:r>
      <w:del w:id="427" w:author="Author">
        <w:r>
          <w:delText>may</w:delText>
        </w:r>
      </w:del>
      <w:ins w:id="428" w:author="Author">
        <w:r w:rsidR="00E6592C">
          <w:t>can</w:t>
        </w:r>
      </w:ins>
      <w:r w:rsidR="00E6592C">
        <w:t xml:space="preserve"> </w:t>
      </w:r>
      <w:r>
        <w:t xml:space="preserve">resonate with a signal whose periodicity </w:t>
      </w:r>
      <w:del w:id="429" w:author="Author">
        <w:r>
          <w:delText>of</w:delText>
        </w:r>
      </w:del>
      <w:ins w:id="430" w:author="Author">
        <w:r w:rsidR="00E6592C">
          <w:t>is</w:t>
        </w:r>
      </w:ins>
      <w:r w:rsidR="00E6592C">
        <w:t xml:space="preserve"> an</w:t>
      </w:r>
      <w:r>
        <w:t xml:space="preserve"> integer multiply of </w:t>
      </w:r>
      <w:r>
        <w:rPr>
          <w:i/>
        </w:rPr>
        <w:t>π</w:t>
      </w:r>
      <w:r>
        <w:t xml:space="preserve">, producing the resonant pattern in Figure 22. At higher </w:t>
      </w:r>
      <w:del w:id="431" w:author="Author">
        <w:r>
          <w:delText>frequency</w:delText>
        </w:r>
      </w:del>
      <w:ins w:id="432" w:author="Author">
        <w:r>
          <w:t>frequenc</w:t>
        </w:r>
        <w:r w:rsidR="00E6592C">
          <w:t>ies</w:t>
        </w:r>
      </w:ins>
      <w:r>
        <w:t xml:space="preserve">, the resonant beats between the signal and the numerical errors in the Library sine function become stronger. To suppress this numerical error </w:t>
      </w:r>
      <w:del w:id="433" w:author="Author">
        <w:r>
          <w:delText>resonances</w:delText>
        </w:r>
      </w:del>
      <w:ins w:id="434" w:author="Author">
        <w:r>
          <w:t>resonance</w:t>
        </w:r>
      </w:ins>
      <w:r>
        <w:t>, an input noise level of approximately 10</w:t>
      </w:r>
      <w:r>
        <w:rPr>
          <w:vertAlign w:val="superscript"/>
        </w:rPr>
        <w:t>−</w:t>
      </w:r>
      <w:r>
        <w:rPr>
          <w:vertAlign w:val="superscript"/>
        </w:rPr>
        <w:t xml:space="preserve">14 </w:t>
      </w:r>
      <w:r>
        <w:t xml:space="preserve">input noise must be added to the sine or cosine signals. Such resonance of numerical errors </w:t>
      </w:r>
      <w:r w:rsidR="007464E5">
        <w:t>seems</w:t>
      </w:r>
      <w:r>
        <w:t xml:space="preserve"> to have not been discussed </w:t>
      </w:r>
      <w:del w:id="435" w:author="Author">
        <w:r>
          <w:delText>before</w:delText>
        </w:r>
      </w:del>
      <w:ins w:id="436" w:author="Author">
        <w:r w:rsidR="00E6592C">
          <w:t>previously</w:t>
        </w:r>
      </w:ins>
      <w:r w:rsidR="00E6592C">
        <w:t xml:space="preserve"> </w:t>
      </w:r>
      <w:r>
        <w:t>in the literature.</w:t>
      </w:r>
    </w:p>
    <w:p w14:paraId="0764B614" w14:textId="77777777" w:rsidR="00F1214F" w:rsidRDefault="00BE2C0C">
      <w:pPr>
        <w:pStyle w:val="Heading2"/>
        <w:ind w:left="598" w:hanging="613"/>
      </w:pPr>
      <w:r>
        <w:t xml:space="preserve">Using Quart Sine for </w:t>
      </w:r>
      <w:r>
        <w:t>Linear Signal</w:t>
      </w:r>
    </w:p>
    <w:p w14:paraId="3DA9D2EB" w14:textId="0FB34ABB" w:rsidR="00F1214F" w:rsidRDefault="00BE2C0C">
      <w:pPr>
        <w:spacing w:after="19"/>
        <w:ind w:left="-5" w:right="221"/>
      </w:pPr>
      <w:del w:id="437" w:author="Author">
        <w:r>
          <w:delText>Figure</w:delText>
        </w:r>
      </w:del>
      <w:ins w:id="438" w:author="Author">
        <w:r>
          <w:t>Figure</w:t>
        </w:r>
        <w:r w:rsidR="0000552D">
          <w:t>s</w:t>
        </w:r>
      </w:ins>
      <w:r>
        <w:t xml:space="preserve"> 25 and 26 show the error </w:t>
      </w:r>
      <w:del w:id="439" w:author="Author">
        <w:r>
          <w:delText>deviation</w:delText>
        </w:r>
      </w:del>
      <w:ins w:id="440" w:author="Author">
        <w:r>
          <w:t>deviation</w:t>
        </w:r>
        <w:r w:rsidR="00E6592C">
          <w:t>s</w:t>
        </w:r>
      </w:ins>
      <w:r>
        <w:t xml:space="preserve"> for the forward and reverse transformations, respectively. The forward transformation exhibits a broader ideal coverage area than the reverse transformations when </w:t>
      </w:r>
      <w:r>
        <w:rPr>
          <w:i/>
        </w:rPr>
        <w:t xml:space="preserve">δx </w:t>
      </w:r>
      <w:r>
        <w:t xml:space="preserve">→ 0, which is consistent with </w:t>
      </w:r>
      <w:del w:id="441" w:author="Author">
        <w:r>
          <w:delText>more</w:delText>
        </w:r>
      </w:del>
      <w:ins w:id="442" w:author="Author">
        <w:r w:rsidR="00E6592C">
          <w:t>the enhanced</w:t>
        </w:r>
      </w:ins>
      <w:r w:rsidR="00E6592C">
        <w:t xml:space="preserve"> </w:t>
      </w:r>
      <w:r>
        <w:t xml:space="preserve">sensitivity of the reverse transformation to calculation errors. In other areas, both </w:t>
      </w:r>
      <w:r w:rsidR="005A20DB">
        <w:t>transformations</w:t>
      </w:r>
      <w:r>
        <w:t xml:space="preserve"> achieve proper coverage with error values </w:t>
      </w:r>
      <w:ins w:id="443" w:author="Author">
        <w:r w:rsidR="00E6592C">
          <w:t xml:space="preserve">of </w:t>
        </w:r>
      </w:ins>
      <w:r>
        <w:t>around 1.</w:t>
      </w:r>
    </w:p>
    <w:p w14:paraId="370D4DF0" w14:textId="0A961D12" w:rsidR="00F1214F" w:rsidRDefault="00BE2C0C">
      <w:pPr>
        <w:spacing w:after="8"/>
        <w:ind w:left="-15" w:right="221" w:firstLine="299"/>
      </w:pPr>
      <w:r>
        <w:t xml:space="preserve">When </w:t>
      </w:r>
      <w:r>
        <w:rPr>
          <w:i/>
        </w:rPr>
        <w:t xml:space="preserve">δx </w:t>
      </w:r>
      <w:r w:rsidR="000A30E3">
        <w:rPr>
          <w:i/>
        </w:rPr>
        <w:t>=</w:t>
      </w:r>
      <w:r>
        <w:t xml:space="preserve"> 0, the error distribution of reverse transformation in Figure 27 is narrower than that in Figure 20. The corresponding error deviations are 1</w:t>
      </w:r>
      <w:r>
        <w:rPr>
          <w:i/>
        </w:rPr>
        <w:t>.</w:t>
      </w:r>
      <w:r>
        <w:t xml:space="preserve">5 </w:t>
      </w:r>
      <w:r>
        <w:rPr>
          <w:i/>
        </w:rPr>
        <w:t xml:space="preserve">&lt; </w:t>
      </w:r>
      <w:r>
        <w:t>6</w:t>
      </w:r>
      <w:r>
        <w:rPr>
          <w:i/>
        </w:rPr>
        <w:t>.</w:t>
      </w:r>
      <w:r>
        <w:t>2, respectively.</w:t>
      </w:r>
    </w:p>
    <w:p w14:paraId="1473D32C" w14:textId="74CF3BD8" w:rsidR="00F1214F" w:rsidRDefault="00BE2C0C">
      <w:pPr>
        <w:spacing w:after="369"/>
        <w:ind w:left="-15" w:right="221" w:firstLine="299"/>
      </w:pPr>
      <w:r>
        <w:t>The error deviations for the round-trip transformation resemble</w:t>
      </w:r>
      <w:r w:rsidR="00E6592C">
        <w:t xml:space="preserve"> </w:t>
      </w:r>
      <w:ins w:id="444" w:author="Author">
        <w:r w:rsidR="00E6592C">
          <w:t>those in</w:t>
        </w:r>
        <w:r>
          <w:t xml:space="preserve"> </w:t>
        </w:r>
      </w:ins>
      <w:r>
        <w:t>Figure 15 but with</w:t>
      </w:r>
      <w:ins w:id="445" w:author="Author">
        <w:r>
          <w:t xml:space="preserve"> </w:t>
        </w:r>
        <w:r w:rsidR="00E6592C">
          <w:t>the</w:t>
        </w:r>
      </w:ins>
      <w:r w:rsidR="00E6592C">
        <w:t xml:space="preserve"> </w:t>
      </w:r>
      <w:r>
        <w:t>FFT order as the specific dimension.</w:t>
      </w:r>
    </w:p>
    <w:p w14:paraId="3A78F070" w14:textId="77777777" w:rsidR="00F1214F" w:rsidRDefault="00BE2C0C">
      <w:pPr>
        <w:pStyle w:val="Heading2"/>
        <w:spacing w:after="71"/>
        <w:ind w:left="598" w:hanging="613"/>
      </w:pPr>
      <w:r>
        <w:t>Using Library Sine for Linear Signal</w:t>
      </w:r>
    </w:p>
    <w:p w14:paraId="4CACCE08" w14:textId="7BC28719" w:rsidR="00F1214F" w:rsidRDefault="00BE2C0C">
      <w:pPr>
        <w:ind w:left="-5" w:right="221"/>
      </w:pPr>
      <w:r>
        <w:t xml:space="preserve">Figure 28 shows </w:t>
      </w:r>
      <w:del w:id="446" w:author="Author">
        <w:r>
          <w:delText xml:space="preserve">that </w:delText>
        </w:r>
      </w:del>
      <w:r>
        <w:t xml:space="preserve">the reverse error distribution when </w:t>
      </w:r>
      <w:r>
        <w:rPr>
          <w:i/>
        </w:rPr>
        <w:t xml:space="preserve">δx </w:t>
      </w:r>
      <w:r>
        <w:t xml:space="preserve">= 0 is no longer </w:t>
      </w:r>
      <w:r w:rsidR="009B0B84">
        <w:t>bound</w:t>
      </w:r>
      <w:r>
        <w:t xml:space="preserve">. The difference between </w:t>
      </w:r>
      <w:del w:id="447" w:author="Author">
        <w:r>
          <w:delText>Figure</w:delText>
        </w:r>
      </w:del>
      <w:ins w:id="448" w:author="Author">
        <w:r>
          <w:t>Figure</w:t>
        </w:r>
        <w:r w:rsidR="00E6592C">
          <w:t>s</w:t>
        </w:r>
      </w:ins>
      <w:r>
        <w:t xml:space="preserve"> 28 and </w:t>
      </w:r>
      <w:del w:id="449" w:author="Author">
        <w:r>
          <w:delText xml:space="preserve">Figure </w:delText>
        </w:r>
      </w:del>
      <w:r>
        <w:t>27 is consistent with the large numerical errors</w:t>
      </w:r>
      <w:ins w:id="450" w:author="Author">
        <w:r w:rsidR="00E6592C">
          <w:t>,</w:t>
        </w:r>
      </w:ins>
      <w:r>
        <w:t xml:space="preserve"> as demonstrated in Figure 18. Variance arithmetic fails because of the large amount of unspecified input uncertainties without added noise.</w:t>
      </w:r>
    </w:p>
    <w:p w14:paraId="1C68DE7A" w14:textId="77777777" w:rsidR="00F1214F" w:rsidRDefault="00BE2C0C">
      <w:pPr>
        <w:spacing w:after="300" w:line="259" w:lineRule="auto"/>
        <w:ind w:left="1140" w:firstLine="0"/>
        <w:jc w:val="left"/>
      </w:pPr>
      <w:r>
        <w:rPr>
          <w:noProof/>
        </w:rPr>
        <w:drawing>
          <wp:inline distT="0" distB="0" distL="0" distR="0" wp14:anchorId="762B9AAD" wp14:editId="01D9CC9F">
            <wp:extent cx="2916764" cy="2285998"/>
            <wp:effectExtent l="0" t="0" r="0" b="0"/>
            <wp:docPr id="5370" name="Picture 5370"/>
            <wp:cNvGraphicFramePr/>
            <a:graphic xmlns:a="http://schemas.openxmlformats.org/drawingml/2006/main">
              <a:graphicData uri="http://schemas.openxmlformats.org/drawingml/2006/picture">
                <pic:pic xmlns:pic="http://schemas.openxmlformats.org/drawingml/2006/picture">
                  <pic:nvPicPr>
                    <pic:cNvPr id="5370" name="Picture 5370"/>
                    <pic:cNvPicPr/>
                  </pic:nvPicPr>
                  <pic:blipFill>
                    <a:blip r:embed="rId47"/>
                    <a:stretch>
                      <a:fillRect/>
                    </a:stretch>
                  </pic:blipFill>
                  <pic:spPr>
                    <a:xfrm>
                      <a:off x="0" y="0"/>
                      <a:ext cx="2916764" cy="2285998"/>
                    </a:xfrm>
                    <a:prstGeom prst="rect">
                      <a:avLst/>
                    </a:prstGeom>
                  </pic:spPr>
                </pic:pic>
              </a:graphicData>
            </a:graphic>
          </wp:inline>
        </w:drawing>
      </w:r>
    </w:p>
    <w:p w14:paraId="7E2BB26D" w14:textId="7AF610C8" w:rsidR="00F1214F" w:rsidRDefault="00BE2C0C" w:rsidP="009B0B84">
      <w:pPr>
        <w:pStyle w:val="NoSpacing"/>
      </w:pPr>
      <w:r>
        <w:t>Figure 19: Histograms of normalized errors of Sin/Cos signals for forward, reverse</w:t>
      </w:r>
      <w:ins w:id="451" w:author="Author">
        <w:r w:rsidR="00E6592C">
          <w:t>,</w:t>
        </w:r>
      </w:ins>
      <w:r>
        <w:t xml:space="preserve"> and roundtrip transformations (legend) using the Quart sine function. The FFT order is 18.</w:t>
      </w:r>
    </w:p>
    <w:p w14:paraId="6D690412" w14:textId="77777777" w:rsidR="00F1214F" w:rsidRDefault="00BE2C0C">
      <w:pPr>
        <w:spacing w:after="300" w:line="259" w:lineRule="auto"/>
        <w:ind w:left="1140" w:firstLine="0"/>
        <w:jc w:val="left"/>
      </w:pPr>
      <w:r>
        <w:rPr>
          <w:noProof/>
        </w:rPr>
        <w:drawing>
          <wp:inline distT="0" distB="0" distL="0" distR="0" wp14:anchorId="1B8BA749" wp14:editId="579D65DA">
            <wp:extent cx="2916764" cy="2285998"/>
            <wp:effectExtent l="0" t="0" r="0" b="0"/>
            <wp:docPr id="5375" name="Picture 5375"/>
            <wp:cNvGraphicFramePr/>
            <a:graphic xmlns:a="http://schemas.openxmlformats.org/drawingml/2006/main">
              <a:graphicData uri="http://schemas.openxmlformats.org/drawingml/2006/picture">
                <pic:pic xmlns:pic="http://schemas.openxmlformats.org/drawingml/2006/picture">
                  <pic:nvPicPr>
                    <pic:cNvPr id="5375" name="Picture 5375"/>
                    <pic:cNvPicPr/>
                  </pic:nvPicPr>
                  <pic:blipFill>
                    <a:blip r:embed="rId48"/>
                    <a:stretch>
                      <a:fillRect/>
                    </a:stretch>
                  </pic:blipFill>
                  <pic:spPr>
                    <a:xfrm>
                      <a:off x="0" y="0"/>
                      <a:ext cx="2916764" cy="2285998"/>
                    </a:xfrm>
                    <a:prstGeom prst="rect">
                      <a:avLst/>
                    </a:prstGeom>
                  </pic:spPr>
                </pic:pic>
              </a:graphicData>
            </a:graphic>
          </wp:inline>
        </w:drawing>
      </w:r>
    </w:p>
    <w:p w14:paraId="70CE05C5" w14:textId="77777777" w:rsidR="00F1214F" w:rsidRDefault="00BE2C0C" w:rsidP="009B0B84">
      <w:pPr>
        <w:pStyle w:val="NoSpacing"/>
      </w:pPr>
      <w:r>
        <w:t>Figure 20: Histograms of normalized errors of Sin/Cos signal for forward, reverse and roundtrip transformations (legend) computed using the Library sine function. The FFT order is 18.</w:t>
      </w:r>
    </w:p>
    <w:p w14:paraId="2AC051AD" w14:textId="77777777" w:rsidR="00F1214F" w:rsidRDefault="00BE2C0C" w:rsidP="00356B93">
      <w:pPr>
        <w:spacing w:after="261" w:line="259" w:lineRule="auto"/>
        <w:ind w:firstLine="0"/>
        <w:jc w:val="center"/>
      </w:pPr>
      <w:r>
        <w:rPr>
          <w:noProof/>
        </w:rPr>
        <w:drawing>
          <wp:inline distT="0" distB="0" distL="0" distR="0" wp14:anchorId="4C592DDE" wp14:editId="1441770A">
            <wp:extent cx="3888198" cy="2285998"/>
            <wp:effectExtent l="0" t="0" r="0" b="0"/>
            <wp:docPr id="5384" name="Picture 5384"/>
            <wp:cNvGraphicFramePr/>
            <a:graphic xmlns:a="http://schemas.openxmlformats.org/drawingml/2006/main">
              <a:graphicData uri="http://schemas.openxmlformats.org/drawingml/2006/picture">
                <pic:pic xmlns:pic="http://schemas.openxmlformats.org/drawingml/2006/picture">
                  <pic:nvPicPr>
                    <pic:cNvPr id="5384" name="Picture 5384"/>
                    <pic:cNvPicPr/>
                  </pic:nvPicPr>
                  <pic:blipFill>
                    <a:blip r:embed="rId49"/>
                    <a:stretch>
                      <a:fillRect/>
                    </a:stretch>
                  </pic:blipFill>
                  <pic:spPr>
                    <a:xfrm>
                      <a:off x="0" y="0"/>
                      <a:ext cx="3888198" cy="2285998"/>
                    </a:xfrm>
                    <a:prstGeom prst="rect">
                      <a:avLst/>
                    </a:prstGeom>
                  </pic:spPr>
                </pic:pic>
              </a:graphicData>
            </a:graphic>
          </wp:inline>
        </w:drawing>
      </w:r>
    </w:p>
    <w:p w14:paraId="2F0A1E1C" w14:textId="3C46BC5D" w:rsidR="00F1214F" w:rsidRDefault="00BE2C0C" w:rsidP="009B0B84">
      <w:pPr>
        <w:pStyle w:val="NoSpacing"/>
      </w:pPr>
      <w:r>
        <w:t xml:space="preserve">Figure 21: FFT value error </w:t>
      </w:r>
      <w:r w:rsidR="00032928">
        <w:t>spectrum</w:t>
      </w:r>
      <w:r>
        <w:t xml:space="preserve"> of sin(3</w:t>
      </w:r>
      <w:r>
        <w:rPr>
          <w:noProof/>
        </w:rPr>
        <w:drawing>
          <wp:inline distT="0" distB="0" distL="0" distR="0" wp14:anchorId="2E8088DC" wp14:editId="140F2BAD">
            <wp:extent cx="185928" cy="158496"/>
            <wp:effectExtent l="0" t="0" r="0" b="0"/>
            <wp:docPr id="54448" name="Picture 54448"/>
            <wp:cNvGraphicFramePr/>
            <a:graphic xmlns:a="http://schemas.openxmlformats.org/drawingml/2006/main">
              <a:graphicData uri="http://schemas.openxmlformats.org/drawingml/2006/picture">
                <pic:pic xmlns:pic="http://schemas.openxmlformats.org/drawingml/2006/picture">
                  <pic:nvPicPr>
                    <pic:cNvPr id="54448" name="Picture 54448"/>
                    <pic:cNvPicPr/>
                  </pic:nvPicPr>
                  <pic:blipFill>
                    <a:blip r:embed="rId50"/>
                    <a:stretch>
                      <a:fillRect/>
                    </a:stretch>
                  </pic:blipFill>
                  <pic:spPr>
                    <a:xfrm>
                      <a:off x="0" y="0"/>
                      <a:ext cx="185928" cy="158496"/>
                    </a:xfrm>
                    <a:prstGeom prst="rect">
                      <a:avLst/>
                    </a:prstGeom>
                  </pic:spPr>
                </pic:pic>
              </a:graphicData>
            </a:graphic>
          </wp:inline>
        </w:drawing>
      </w:r>
      <w:r>
        <w:t xml:space="preserve">) computed using either the Library sine function or </w:t>
      </w:r>
      <w:r>
        <w:rPr>
          <w:i/>
        </w:rPr>
        <w:t xml:space="preserve">SciPy </w:t>
      </w:r>
      <w:r>
        <w:t xml:space="preserve">after the forward transformation. The legend distinguishes between </w:t>
      </w:r>
      <w:r w:rsidR="00356B93">
        <w:t>uncertainty</w:t>
      </w:r>
      <w:r>
        <w:t xml:space="preserve"> and value error. The x-axis represents the frequency index, while the y-axis represents both uncertainty and value error.</w:t>
      </w:r>
    </w:p>
    <w:p w14:paraId="3231DDDB" w14:textId="77777777" w:rsidR="00F1214F" w:rsidRDefault="00BE2C0C" w:rsidP="00356B93">
      <w:pPr>
        <w:spacing w:after="262" w:line="259" w:lineRule="auto"/>
        <w:ind w:firstLine="0"/>
        <w:jc w:val="center"/>
      </w:pPr>
      <w:r>
        <w:rPr>
          <w:noProof/>
        </w:rPr>
        <w:drawing>
          <wp:inline distT="0" distB="0" distL="0" distR="0" wp14:anchorId="250B57D4" wp14:editId="3F351A89">
            <wp:extent cx="3843247" cy="2285998"/>
            <wp:effectExtent l="0" t="0" r="0" b="0"/>
            <wp:docPr id="5400" name="Picture 5400"/>
            <wp:cNvGraphicFramePr/>
            <a:graphic xmlns:a="http://schemas.openxmlformats.org/drawingml/2006/main">
              <a:graphicData uri="http://schemas.openxmlformats.org/drawingml/2006/picture">
                <pic:pic xmlns:pic="http://schemas.openxmlformats.org/drawingml/2006/picture">
                  <pic:nvPicPr>
                    <pic:cNvPr id="5400" name="Picture 5400"/>
                    <pic:cNvPicPr/>
                  </pic:nvPicPr>
                  <pic:blipFill>
                    <a:blip r:embed="rId51"/>
                    <a:stretch>
                      <a:fillRect/>
                    </a:stretch>
                  </pic:blipFill>
                  <pic:spPr>
                    <a:xfrm>
                      <a:off x="0" y="0"/>
                      <a:ext cx="3843247" cy="2285998"/>
                    </a:xfrm>
                    <a:prstGeom prst="rect">
                      <a:avLst/>
                    </a:prstGeom>
                  </pic:spPr>
                </pic:pic>
              </a:graphicData>
            </a:graphic>
          </wp:inline>
        </w:drawing>
      </w:r>
    </w:p>
    <w:p w14:paraId="3E18F18D" w14:textId="3C5F2011" w:rsidR="00F1214F" w:rsidRDefault="00BE2C0C" w:rsidP="009B0B84">
      <w:pPr>
        <w:pStyle w:val="NoSpacing"/>
      </w:pPr>
      <w:r>
        <w:t>Figure 22: FFT value error waveform of sin(3</w:t>
      </w:r>
      <w:r>
        <w:rPr>
          <w:noProof/>
        </w:rPr>
        <w:drawing>
          <wp:inline distT="0" distB="0" distL="0" distR="0" wp14:anchorId="7347CE49" wp14:editId="24C1C287">
            <wp:extent cx="182880" cy="158497"/>
            <wp:effectExtent l="0" t="0" r="0" b="0"/>
            <wp:docPr id="54449" name="Picture 54449"/>
            <wp:cNvGraphicFramePr/>
            <a:graphic xmlns:a="http://schemas.openxmlformats.org/drawingml/2006/main">
              <a:graphicData uri="http://schemas.openxmlformats.org/drawingml/2006/picture">
                <pic:pic xmlns:pic="http://schemas.openxmlformats.org/drawingml/2006/picture">
                  <pic:nvPicPr>
                    <pic:cNvPr id="54449" name="Picture 54449"/>
                    <pic:cNvPicPr/>
                  </pic:nvPicPr>
                  <pic:blipFill>
                    <a:blip r:embed="rId52"/>
                    <a:stretch>
                      <a:fillRect/>
                    </a:stretch>
                  </pic:blipFill>
                  <pic:spPr>
                    <a:xfrm>
                      <a:off x="0" y="0"/>
                      <a:ext cx="182880" cy="158497"/>
                    </a:xfrm>
                    <a:prstGeom prst="rect">
                      <a:avLst/>
                    </a:prstGeom>
                  </pic:spPr>
                </pic:pic>
              </a:graphicData>
            </a:graphic>
          </wp:inline>
        </w:drawing>
      </w:r>
      <w:r>
        <w:t xml:space="preserve">) computed using either the Library sine function or </w:t>
      </w:r>
      <w:r>
        <w:rPr>
          <w:i/>
        </w:rPr>
        <w:t xml:space="preserve">SciPy </w:t>
      </w:r>
      <w:r>
        <w:t xml:space="preserve">after the reverse transformation. The legend distinguishes between </w:t>
      </w:r>
      <w:r w:rsidR="000260E2">
        <w:t>uncertainty</w:t>
      </w:r>
      <w:r>
        <w:t xml:space="preserve"> and value error. The x-axis represents the time index, while the y-axis represents both uncertainty and value error.</w:t>
      </w:r>
    </w:p>
    <w:p w14:paraId="5DF783A4" w14:textId="77777777" w:rsidR="00F1214F" w:rsidRDefault="00BE2C0C" w:rsidP="00B642D4">
      <w:pPr>
        <w:spacing w:after="255" w:line="259" w:lineRule="auto"/>
        <w:ind w:firstLine="0"/>
        <w:jc w:val="center"/>
      </w:pPr>
      <w:r>
        <w:rPr>
          <w:noProof/>
        </w:rPr>
        <w:drawing>
          <wp:inline distT="0" distB="0" distL="0" distR="0" wp14:anchorId="38508032" wp14:editId="0352DF20">
            <wp:extent cx="3778362" cy="2285998"/>
            <wp:effectExtent l="0" t="0" r="0" b="0"/>
            <wp:docPr id="5425" name="Picture 5425"/>
            <wp:cNvGraphicFramePr/>
            <a:graphic xmlns:a="http://schemas.openxmlformats.org/drawingml/2006/main">
              <a:graphicData uri="http://schemas.openxmlformats.org/drawingml/2006/picture">
                <pic:pic xmlns:pic="http://schemas.openxmlformats.org/drawingml/2006/picture">
                  <pic:nvPicPr>
                    <pic:cNvPr id="5425" name="Picture 5425"/>
                    <pic:cNvPicPr/>
                  </pic:nvPicPr>
                  <pic:blipFill>
                    <a:blip r:embed="rId53"/>
                    <a:stretch>
                      <a:fillRect/>
                    </a:stretch>
                  </pic:blipFill>
                  <pic:spPr>
                    <a:xfrm>
                      <a:off x="0" y="0"/>
                      <a:ext cx="3778362" cy="2285998"/>
                    </a:xfrm>
                    <a:prstGeom prst="rect">
                      <a:avLst/>
                    </a:prstGeom>
                  </pic:spPr>
                </pic:pic>
              </a:graphicData>
            </a:graphic>
          </wp:inline>
        </w:drawing>
      </w:r>
    </w:p>
    <w:p w14:paraId="7B82071C" w14:textId="61209BBB" w:rsidR="00F1214F" w:rsidRDefault="00BE2C0C">
      <w:pPr>
        <w:spacing w:after="614" w:line="252" w:lineRule="auto"/>
        <w:ind w:left="-5" w:right="221"/>
      </w:pPr>
      <w:r>
        <w:t>Figure 23: FFT value error waveform of sin(3</w:t>
      </w:r>
      <w:r>
        <w:rPr>
          <w:noProof/>
        </w:rPr>
        <w:drawing>
          <wp:inline distT="0" distB="0" distL="0" distR="0" wp14:anchorId="1D4683C0" wp14:editId="35392E46">
            <wp:extent cx="182880" cy="155448"/>
            <wp:effectExtent l="0" t="0" r="0" b="0"/>
            <wp:docPr id="54450" name="Picture 54450"/>
            <wp:cNvGraphicFramePr/>
            <a:graphic xmlns:a="http://schemas.openxmlformats.org/drawingml/2006/main">
              <a:graphicData uri="http://schemas.openxmlformats.org/drawingml/2006/picture">
                <pic:pic xmlns:pic="http://schemas.openxmlformats.org/drawingml/2006/picture">
                  <pic:nvPicPr>
                    <pic:cNvPr id="54450" name="Picture 54450"/>
                    <pic:cNvPicPr/>
                  </pic:nvPicPr>
                  <pic:blipFill>
                    <a:blip r:embed="rId54"/>
                    <a:stretch>
                      <a:fillRect/>
                    </a:stretch>
                  </pic:blipFill>
                  <pic:spPr>
                    <a:xfrm>
                      <a:off x="0" y="0"/>
                      <a:ext cx="182880" cy="155448"/>
                    </a:xfrm>
                    <a:prstGeom prst="rect">
                      <a:avLst/>
                    </a:prstGeom>
                  </pic:spPr>
                </pic:pic>
              </a:graphicData>
            </a:graphic>
          </wp:inline>
        </w:drawing>
      </w:r>
      <w:r>
        <w:t xml:space="preserve">) computed using either the Library sine function or </w:t>
      </w:r>
      <w:r>
        <w:rPr>
          <w:i/>
        </w:rPr>
        <w:t xml:space="preserve">SciPy </w:t>
      </w:r>
      <w:r>
        <w:t>after the roundtrip transformation. The legend distinguishes between uncertainty and value error. The x-axis represents the frequency index, while the y-axis represents both uncertainty and value error.</w:t>
      </w:r>
    </w:p>
    <w:p w14:paraId="4657C9E3" w14:textId="77777777" w:rsidR="00F1214F" w:rsidRDefault="00BE2C0C">
      <w:pPr>
        <w:spacing w:after="242" w:line="259" w:lineRule="auto"/>
        <w:ind w:left="1189" w:firstLine="0"/>
        <w:jc w:val="left"/>
      </w:pPr>
      <w:r>
        <w:rPr>
          <w:noProof/>
        </w:rPr>
        <w:drawing>
          <wp:inline distT="0" distB="0" distL="0" distR="0" wp14:anchorId="6DB115E2" wp14:editId="3DA172DE">
            <wp:extent cx="2854650" cy="2285998"/>
            <wp:effectExtent l="0" t="0" r="0" b="0"/>
            <wp:docPr id="5441" name="Picture 5441"/>
            <wp:cNvGraphicFramePr/>
            <a:graphic xmlns:a="http://schemas.openxmlformats.org/drawingml/2006/main">
              <a:graphicData uri="http://schemas.openxmlformats.org/drawingml/2006/picture">
                <pic:pic xmlns:pic="http://schemas.openxmlformats.org/drawingml/2006/picture">
                  <pic:nvPicPr>
                    <pic:cNvPr id="5441" name="Picture 5441"/>
                    <pic:cNvPicPr/>
                  </pic:nvPicPr>
                  <pic:blipFill>
                    <a:blip r:embed="rId55"/>
                    <a:stretch>
                      <a:fillRect/>
                    </a:stretch>
                  </pic:blipFill>
                  <pic:spPr>
                    <a:xfrm>
                      <a:off x="0" y="0"/>
                      <a:ext cx="2854650" cy="2285998"/>
                    </a:xfrm>
                    <a:prstGeom prst="rect">
                      <a:avLst/>
                    </a:prstGeom>
                  </pic:spPr>
                </pic:pic>
              </a:graphicData>
            </a:graphic>
          </wp:inline>
        </w:drawing>
      </w:r>
    </w:p>
    <w:p w14:paraId="30E8E81A" w14:textId="464FA1C8" w:rsidR="00F1214F" w:rsidRDefault="00BE2C0C" w:rsidP="00325B96">
      <w:pPr>
        <w:pStyle w:val="NoSpacing"/>
      </w:pPr>
      <w:r>
        <w:t xml:space="preserve">Figure 24: Error deviation (z-axis) of FFT reverse transformation of </w:t>
      </w:r>
      <w:r>
        <w:rPr>
          <w:noProof/>
        </w:rPr>
        <w:drawing>
          <wp:inline distT="0" distB="0" distL="0" distR="0" wp14:anchorId="75C07A8C" wp14:editId="742A4D22">
            <wp:extent cx="545592" cy="158496"/>
            <wp:effectExtent l="0" t="0" r="0" b="0"/>
            <wp:docPr id="54451" name="Picture 54451"/>
            <wp:cNvGraphicFramePr/>
            <a:graphic xmlns:a="http://schemas.openxmlformats.org/drawingml/2006/main">
              <a:graphicData uri="http://schemas.openxmlformats.org/drawingml/2006/picture">
                <pic:pic xmlns:pic="http://schemas.openxmlformats.org/drawingml/2006/picture">
                  <pic:nvPicPr>
                    <pic:cNvPr id="54451" name="Picture 54451"/>
                    <pic:cNvPicPr/>
                  </pic:nvPicPr>
                  <pic:blipFill>
                    <a:blip r:embed="rId56"/>
                    <a:stretch>
                      <a:fillRect/>
                    </a:stretch>
                  </pic:blipFill>
                  <pic:spPr>
                    <a:xfrm>
                      <a:off x="0" y="0"/>
                      <a:ext cx="545592" cy="158496"/>
                    </a:xfrm>
                    <a:prstGeom prst="rect">
                      <a:avLst/>
                    </a:prstGeom>
                  </pic:spPr>
                </pic:pic>
              </a:graphicData>
            </a:graphic>
          </wp:inline>
        </w:drawing>
      </w:r>
      <w:r w:rsidR="00325B96">
        <w:t xml:space="preserve"> </w:t>
      </w:r>
      <w:r>
        <w:t xml:space="preserve">versus frequency </w:t>
      </w:r>
      <w:r>
        <w:rPr>
          <w:i/>
        </w:rPr>
        <w:t xml:space="preserve">f </w:t>
      </w:r>
      <w:r>
        <w:t xml:space="preserve">(x-axis) and FFT Order </w:t>
      </w:r>
      <w:r>
        <w:rPr>
          <w:i/>
        </w:rPr>
        <w:t xml:space="preserve">L </w:t>
      </w:r>
      <w:r>
        <w:t>(y-axis).</w:t>
      </w:r>
    </w:p>
    <w:p w14:paraId="721CF0BA" w14:textId="77777777" w:rsidR="00F1214F" w:rsidRDefault="00BE2C0C">
      <w:pPr>
        <w:spacing w:after="300" w:line="259" w:lineRule="auto"/>
        <w:ind w:left="1131" w:firstLine="0"/>
        <w:jc w:val="left"/>
      </w:pPr>
      <w:r>
        <w:rPr>
          <w:noProof/>
        </w:rPr>
        <w:drawing>
          <wp:inline distT="0" distB="0" distL="0" distR="0" wp14:anchorId="15DE105C" wp14:editId="03264868">
            <wp:extent cx="2929310" cy="2285998"/>
            <wp:effectExtent l="0" t="0" r="0" b="0"/>
            <wp:docPr id="5470" name="Picture 5470"/>
            <wp:cNvGraphicFramePr/>
            <a:graphic xmlns:a="http://schemas.openxmlformats.org/drawingml/2006/main">
              <a:graphicData uri="http://schemas.openxmlformats.org/drawingml/2006/picture">
                <pic:pic xmlns:pic="http://schemas.openxmlformats.org/drawingml/2006/picture">
                  <pic:nvPicPr>
                    <pic:cNvPr id="5470" name="Picture 5470"/>
                    <pic:cNvPicPr/>
                  </pic:nvPicPr>
                  <pic:blipFill>
                    <a:blip r:embed="rId57"/>
                    <a:stretch>
                      <a:fillRect/>
                    </a:stretch>
                  </pic:blipFill>
                  <pic:spPr>
                    <a:xfrm>
                      <a:off x="0" y="0"/>
                      <a:ext cx="2929310" cy="2285998"/>
                    </a:xfrm>
                    <a:prstGeom prst="rect">
                      <a:avLst/>
                    </a:prstGeom>
                  </pic:spPr>
                </pic:pic>
              </a:graphicData>
            </a:graphic>
          </wp:inline>
        </w:drawing>
      </w:r>
    </w:p>
    <w:p w14:paraId="5B4C141E" w14:textId="77777777" w:rsidR="00F1214F" w:rsidRDefault="00BE2C0C" w:rsidP="00325B96">
      <w:pPr>
        <w:pStyle w:val="NoSpacing"/>
      </w:pPr>
      <w:r>
        <w:t>Figure 25: Error deviation (z-axis) versus input uncertainty (x-axis) and FFT order (y-axis) for the forward transformations of Linear signals computed using the Quart sine function.</w:t>
      </w:r>
    </w:p>
    <w:p w14:paraId="10ACA92E" w14:textId="77777777" w:rsidR="00F1214F" w:rsidRDefault="00BE2C0C">
      <w:pPr>
        <w:spacing w:after="300" w:line="259" w:lineRule="auto"/>
        <w:ind w:left="1131" w:firstLine="0"/>
        <w:jc w:val="left"/>
      </w:pPr>
      <w:r>
        <w:rPr>
          <w:noProof/>
        </w:rPr>
        <w:drawing>
          <wp:inline distT="0" distB="0" distL="0" distR="0" wp14:anchorId="6EB46CFC" wp14:editId="1AC5EA06">
            <wp:extent cx="2929310" cy="2285998"/>
            <wp:effectExtent l="0" t="0" r="0" b="0"/>
            <wp:docPr id="5475" name="Picture 5475"/>
            <wp:cNvGraphicFramePr/>
            <a:graphic xmlns:a="http://schemas.openxmlformats.org/drawingml/2006/main">
              <a:graphicData uri="http://schemas.openxmlformats.org/drawingml/2006/picture">
                <pic:pic xmlns:pic="http://schemas.openxmlformats.org/drawingml/2006/picture">
                  <pic:nvPicPr>
                    <pic:cNvPr id="5475" name="Picture 5475"/>
                    <pic:cNvPicPr/>
                  </pic:nvPicPr>
                  <pic:blipFill>
                    <a:blip r:embed="rId58"/>
                    <a:stretch>
                      <a:fillRect/>
                    </a:stretch>
                  </pic:blipFill>
                  <pic:spPr>
                    <a:xfrm>
                      <a:off x="0" y="0"/>
                      <a:ext cx="2929310" cy="2285998"/>
                    </a:xfrm>
                    <a:prstGeom prst="rect">
                      <a:avLst/>
                    </a:prstGeom>
                  </pic:spPr>
                </pic:pic>
              </a:graphicData>
            </a:graphic>
          </wp:inline>
        </w:drawing>
      </w:r>
    </w:p>
    <w:p w14:paraId="4AE2FADD" w14:textId="77777777" w:rsidR="00F1214F" w:rsidRDefault="00BE2C0C" w:rsidP="00325B96">
      <w:pPr>
        <w:pStyle w:val="NoSpacing"/>
      </w:pPr>
      <w:r>
        <w:t>Figure 26: Error deviation (z-axis) versus input uncertainty (x-axis) and FFT order (y-axis) for the reverse transformations of Linear signals computed using the Quart sine function.</w:t>
      </w:r>
    </w:p>
    <w:p w14:paraId="00BED01F" w14:textId="77777777" w:rsidR="00F1214F" w:rsidRDefault="00BE2C0C">
      <w:pPr>
        <w:spacing w:after="300" w:line="259" w:lineRule="auto"/>
        <w:ind w:left="1140" w:firstLine="0"/>
        <w:jc w:val="left"/>
      </w:pPr>
      <w:r>
        <w:rPr>
          <w:noProof/>
        </w:rPr>
        <w:drawing>
          <wp:inline distT="0" distB="0" distL="0" distR="0" wp14:anchorId="35AFB6EE" wp14:editId="31099EA1">
            <wp:extent cx="2916764" cy="2285998"/>
            <wp:effectExtent l="0" t="0" r="0" b="0"/>
            <wp:docPr id="5485" name="Picture 5485"/>
            <wp:cNvGraphicFramePr/>
            <a:graphic xmlns:a="http://schemas.openxmlformats.org/drawingml/2006/main">
              <a:graphicData uri="http://schemas.openxmlformats.org/drawingml/2006/picture">
                <pic:pic xmlns:pic="http://schemas.openxmlformats.org/drawingml/2006/picture">
                  <pic:nvPicPr>
                    <pic:cNvPr id="5485" name="Picture 5485"/>
                    <pic:cNvPicPr/>
                  </pic:nvPicPr>
                  <pic:blipFill>
                    <a:blip r:embed="rId59"/>
                    <a:stretch>
                      <a:fillRect/>
                    </a:stretch>
                  </pic:blipFill>
                  <pic:spPr>
                    <a:xfrm>
                      <a:off x="0" y="0"/>
                      <a:ext cx="2916764" cy="2285998"/>
                    </a:xfrm>
                    <a:prstGeom prst="rect">
                      <a:avLst/>
                    </a:prstGeom>
                  </pic:spPr>
                </pic:pic>
              </a:graphicData>
            </a:graphic>
          </wp:inline>
        </w:drawing>
      </w:r>
    </w:p>
    <w:p w14:paraId="3342F4F4" w14:textId="77777777" w:rsidR="00F1214F" w:rsidRDefault="00BE2C0C" w:rsidP="00325B96">
      <w:pPr>
        <w:pStyle w:val="NoSpacing"/>
      </w:pPr>
      <w:r>
        <w:t>Figure 27: Histograms of normalized errors of Linear signals for forward, reverse and roundtrip transformations (legend) computed using the Quart sine function. The FFT order is 18.</w:t>
      </w:r>
    </w:p>
    <w:p w14:paraId="2ABBF741" w14:textId="77777777" w:rsidR="00F1214F" w:rsidRDefault="00BE2C0C">
      <w:pPr>
        <w:spacing w:after="300" w:line="259" w:lineRule="auto"/>
        <w:ind w:left="1140" w:firstLine="0"/>
        <w:jc w:val="left"/>
      </w:pPr>
      <w:r>
        <w:rPr>
          <w:noProof/>
        </w:rPr>
        <w:drawing>
          <wp:inline distT="0" distB="0" distL="0" distR="0" wp14:anchorId="59175BFB" wp14:editId="70308FB0">
            <wp:extent cx="2916764" cy="2285998"/>
            <wp:effectExtent l="0" t="0" r="0" b="0"/>
            <wp:docPr id="5490" name="Picture 5490"/>
            <wp:cNvGraphicFramePr/>
            <a:graphic xmlns:a="http://schemas.openxmlformats.org/drawingml/2006/main">
              <a:graphicData uri="http://schemas.openxmlformats.org/drawingml/2006/picture">
                <pic:pic xmlns:pic="http://schemas.openxmlformats.org/drawingml/2006/picture">
                  <pic:nvPicPr>
                    <pic:cNvPr id="5490" name="Picture 5490"/>
                    <pic:cNvPicPr/>
                  </pic:nvPicPr>
                  <pic:blipFill>
                    <a:blip r:embed="rId60"/>
                    <a:stretch>
                      <a:fillRect/>
                    </a:stretch>
                  </pic:blipFill>
                  <pic:spPr>
                    <a:xfrm>
                      <a:off x="0" y="0"/>
                      <a:ext cx="2916764" cy="2285998"/>
                    </a:xfrm>
                    <a:prstGeom prst="rect">
                      <a:avLst/>
                    </a:prstGeom>
                  </pic:spPr>
                </pic:pic>
              </a:graphicData>
            </a:graphic>
          </wp:inline>
        </w:drawing>
      </w:r>
    </w:p>
    <w:p w14:paraId="080949F4" w14:textId="77777777" w:rsidR="00F1214F" w:rsidRDefault="00BE2C0C" w:rsidP="00325B96">
      <w:pPr>
        <w:pStyle w:val="NoSpacing"/>
      </w:pPr>
      <w:r>
        <w:t xml:space="preserve">Figure 28: Histograms of </w:t>
      </w:r>
      <w:r>
        <w:t>normalized errors of Linear signals for forward, reverse and roundtrip transformations (legend) computed using the Library sine function. The FFT order is 18.</w:t>
      </w:r>
    </w:p>
    <w:p w14:paraId="6766BC7D" w14:textId="77777777" w:rsidR="00F1214F" w:rsidRDefault="00BE2C0C">
      <w:pPr>
        <w:spacing w:after="300" w:line="259" w:lineRule="auto"/>
        <w:ind w:left="1131" w:firstLine="0"/>
        <w:jc w:val="left"/>
      </w:pPr>
      <w:r>
        <w:rPr>
          <w:noProof/>
        </w:rPr>
        <w:drawing>
          <wp:inline distT="0" distB="0" distL="0" distR="0" wp14:anchorId="1205352C" wp14:editId="6CD5918E">
            <wp:extent cx="2929310" cy="2285998"/>
            <wp:effectExtent l="0" t="0" r="0" b="0"/>
            <wp:docPr id="5499" name="Picture 5499"/>
            <wp:cNvGraphicFramePr/>
            <a:graphic xmlns:a="http://schemas.openxmlformats.org/drawingml/2006/main">
              <a:graphicData uri="http://schemas.openxmlformats.org/drawingml/2006/picture">
                <pic:pic xmlns:pic="http://schemas.openxmlformats.org/drawingml/2006/picture">
                  <pic:nvPicPr>
                    <pic:cNvPr id="5499" name="Picture 5499"/>
                    <pic:cNvPicPr/>
                  </pic:nvPicPr>
                  <pic:blipFill>
                    <a:blip r:embed="rId61"/>
                    <a:stretch>
                      <a:fillRect/>
                    </a:stretch>
                  </pic:blipFill>
                  <pic:spPr>
                    <a:xfrm>
                      <a:off x="0" y="0"/>
                      <a:ext cx="2929310" cy="2285998"/>
                    </a:xfrm>
                    <a:prstGeom prst="rect">
                      <a:avLst/>
                    </a:prstGeom>
                  </pic:spPr>
                </pic:pic>
              </a:graphicData>
            </a:graphic>
          </wp:inline>
        </w:drawing>
      </w:r>
    </w:p>
    <w:p w14:paraId="6B59FB5C" w14:textId="77777777" w:rsidR="00F1214F" w:rsidRDefault="00BE2C0C" w:rsidP="00325B96">
      <w:pPr>
        <w:pStyle w:val="NoSpacing"/>
      </w:pPr>
      <w:r>
        <w:t>Figure 29: Error deviation (z-axis) versus input uncertainty (x-axis) and FFT order (y-axis) for the forward transformations of Linear signals computed using the Library sine function.</w:t>
      </w:r>
    </w:p>
    <w:p w14:paraId="760CE8D0" w14:textId="77777777" w:rsidR="00F1214F" w:rsidRDefault="00BE2C0C">
      <w:pPr>
        <w:spacing w:after="300" w:line="259" w:lineRule="auto"/>
        <w:ind w:left="1189" w:firstLine="0"/>
        <w:jc w:val="left"/>
      </w:pPr>
      <w:r>
        <w:rPr>
          <w:noProof/>
        </w:rPr>
        <w:drawing>
          <wp:inline distT="0" distB="0" distL="0" distR="0" wp14:anchorId="583DD3BE" wp14:editId="56F1143C">
            <wp:extent cx="2854650" cy="2285998"/>
            <wp:effectExtent l="0" t="0" r="0" b="0"/>
            <wp:docPr id="5504" name="Picture 5504"/>
            <wp:cNvGraphicFramePr/>
            <a:graphic xmlns:a="http://schemas.openxmlformats.org/drawingml/2006/main">
              <a:graphicData uri="http://schemas.openxmlformats.org/drawingml/2006/picture">
                <pic:pic xmlns:pic="http://schemas.openxmlformats.org/drawingml/2006/picture">
                  <pic:nvPicPr>
                    <pic:cNvPr id="5504" name="Picture 5504"/>
                    <pic:cNvPicPr/>
                  </pic:nvPicPr>
                  <pic:blipFill>
                    <a:blip r:embed="rId62"/>
                    <a:stretch>
                      <a:fillRect/>
                    </a:stretch>
                  </pic:blipFill>
                  <pic:spPr>
                    <a:xfrm>
                      <a:off x="0" y="0"/>
                      <a:ext cx="2854650" cy="2285998"/>
                    </a:xfrm>
                    <a:prstGeom prst="rect">
                      <a:avLst/>
                    </a:prstGeom>
                  </pic:spPr>
                </pic:pic>
              </a:graphicData>
            </a:graphic>
          </wp:inline>
        </w:drawing>
      </w:r>
    </w:p>
    <w:p w14:paraId="684C5F15" w14:textId="77777777" w:rsidR="00F1214F" w:rsidRDefault="00BE2C0C" w:rsidP="00325B96">
      <w:pPr>
        <w:pStyle w:val="NoSpacing"/>
      </w:pPr>
      <w:r>
        <w:t>Figure 30: Error deviation (z-axis) versus input uncertainty (x-axis) and FFT order (y-axis) for the reverse transformations of Linear signals computed using the Library sine function.</w:t>
      </w:r>
    </w:p>
    <w:p w14:paraId="54E89BA5" w14:textId="39B9F0AC" w:rsidR="00F1214F" w:rsidRDefault="00BE2C0C">
      <w:pPr>
        <w:spacing w:after="0"/>
        <w:ind w:left="-15" w:right="221" w:firstLine="299"/>
      </w:pPr>
      <w:del w:id="452" w:author="Author">
        <w:r>
          <w:delText>Figure</w:delText>
        </w:r>
      </w:del>
      <w:ins w:id="453" w:author="Author">
        <w:r>
          <w:t>Figure</w:t>
        </w:r>
        <w:r w:rsidR="00E6592C">
          <w:t>s</w:t>
        </w:r>
      </w:ins>
      <w:r>
        <w:t xml:space="preserve"> 29 and 30 </w:t>
      </w:r>
      <w:del w:id="454" w:author="Author">
        <w:r>
          <w:delText>shows</w:delText>
        </w:r>
      </w:del>
      <w:ins w:id="455" w:author="Author">
        <w:r>
          <w:t>show</w:t>
        </w:r>
      </w:ins>
      <w:r>
        <w:t xml:space="preserve"> a much smaller ideal coverage areas than those in </w:t>
      </w:r>
      <w:del w:id="456" w:author="Author">
        <w:r>
          <w:delText>Figure</w:delText>
        </w:r>
      </w:del>
      <w:ins w:id="457" w:author="Author">
        <w:r>
          <w:t>Figure</w:t>
        </w:r>
        <w:r w:rsidR="00E6592C">
          <w:t>s</w:t>
        </w:r>
      </w:ins>
      <w:r>
        <w:t xml:space="preserve"> 25 and 26. Because uncertainties grow more slowly in the reverse transformation than in the forward transformation, the </w:t>
      </w:r>
      <w:del w:id="458" w:author="Author">
        <w:r>
          <w:delText>reverse transformation</w:delText>
        </w:r>
      </w:del>
      <w:ins w:id="459" w:author="Author">
        <w:r w:rsidR="00E6592C">
          <w:t>former</w:t>
        </w:r>
      </w:ins>
      <w:r>
        <w:t xml:space="preserve"> exhibits a smaller ideal coverage region. Outside</w:t>
      </w:r>
      <w:ins w:id="460" w:author="Author">
        <w:r w:rsidR="00E6592C">
          <w:t xml:space="preserve"> of</w:t>
        </w:r>
      </w:ins>
      <w:r>
        <w:t xml:space="preserve"> the ideal coverage region, proper coverage cannot be achieved for the reverse transformation. Furthermore, as numerical errors increase with computational load, the range of input noise that produces ideal coverage decreases with increasing FFT order. At sufficiently high FFT order</w:t>
      </w:r>
      <w:r w:rsidR="00E6592C">
        <w:t>s</w:t>
      </w:r>
      <w:del w:id="461" w:author="Author">
        <w:r>
          <w:delText xml:space="preserve">, </w:delText>
        </w:r>
      </w:del>
      <w:ins w:id="462" w:author="Author">
        <w:r w:rsidR="00E6592C">
          <w:t>—</w:t>
        </w:r>
      </w:ins>
      <w:r>
        <w:t>visually beyond FFT order 25 for the reverse transformation</w:t>
      </w:r>
      <w:del w:id="463" w:author="Author">
        <w:r>
          <w:delText xml:space="preserve">, </w:delText>
        </w:r>
      </w:del>
      <w:ins w:id="464" w:author="Author">
        <w:r w:rsidR="00E6592C">
          <w:t>—</w:t>
        </w:r>
      </w:ins>
      <w:r>
        <w:t>ideal coverage may no longer be achievable. Although FFT is widely regarded as one of the most robust numerical algorithms</w:t>
      </w:r>
      <w:del w:id="465" w:author="Author">
        <w:r>
          <w:delText>,</w:delText>
        </w:r>
      </w:del>
      <w:r w:rsidR="00E6592C">
        <w:t xml:space="preserve"> </w:t>
      </w:r>
      <w:r>
        <w:t>and</w:t>
      </w:r>
      <w:ins w:id="466" w:author="Author">
        <w:r w:rsidR="00E6592C">
          <w:t xml:space="preserve"> is</w:t>
        </w:r>
      </w:ins>
      <w:r>
        <w:t xml:space="preserve"> generally insensitive to input errors, it can still fail </w:t>
      </w:r>
      <w:del w:id="467" w:author="Author">
        <w:r>
          <w:delText>due</w:delText>
        </w:r>
      </w:del>
      <w:ins w:id="468" w:author="Author">
        <w:r w:rsidR="00E6592C">
          <w:t>owing</w:t>
        </w:r>
      </w:ins>
      <w:r w:rsidR="00E6592C">
        <w:t xml:space="preserve"> to</w:t>
      </w:r>
      <w:r>
        <w:t xml:space="preserve"> numerical errors in the Library sine function. Such deterioration in calculation accuracy is not easily detectable when using conventional floating-point arithmetic.</w:t>
      </w:r>
    </w:p>
    <w:p w14:paraId="7AA7DBCF" w14:textId="6FDCFEB7" w:rsidR="00F1214F" w:rsidRDefault="00BE2C0C">
      <w:pPr>
        <w:spacing w:after="353"/>
        <w:ind w:left="-15" w:right="221" w:firstLine="299"/>
      </w:pPr>
      <w:r>
        <w:t xml:space="preserve">Figure 31 shows that, even when variance arithmetic can no longer effectively track the value errors for </w:t>
      </w:r>
      <w:del w:id="469" w:author="Author">
        <w:r>
          <w:delText>neither</w:delText>
        </w:r>
      </w:del>
      <w:ins w:id="470" w:author="Author">
        <w:r>
          <w:t>either</w:t>
        </w:r>
      </w:ins>
      <w:r>
        <w:t xml:space="preserve"> the forward </w:t>
      </w:r>
      <w:del w:id="471" w:author="Author">
        <w:r>
          <w:delText>nor the</w:delText>
        </w:r>
      </w:del>
      <w:ins w:id="472" w:author="Author">
        <w:r w:rsidR="00E6592C">
          <w:t>or</w:t>
        </w:r>
      </w:ins>
      <w:r>
        <w:t xml:space="preserve"> reverse transformation, it can still effectively track the value errors for the round-trip transformation, as </w:t>
      </w:r>
      <w:ins w:id="473" w:author="Author">
        <w:r w:rsidR="00E6592C">
          <w:t xml:space="preserve">shown by </w:t>
        </w:r>
      </w:ins>
      <w:r>
        <w:t xml:space="preserve">the plateau region in the figure. Such error cancellation </w:t>
      </w:r>
      <w:del w:id="474" w:author="Author">
        <w:r>
          <w:delText>is due to</w:delText>
        </w:r>
      </w:del>
      <w:ins w:id="475" w:author="Author">
        <w:r w:rsidR="00E6592C">
          <w:t>arises from</w:t>
        </w:r>
      </w:ins>
      <w:r>
        <w:t xml:space="preserve"> dependence tracing in statistical Taylor expansion.</w:t>
      </w:r>
    </w:p>
    <w:p w14:paraId="14A8905C" w14:textId="77777777" w:rsidR="00F1214F" w:rsidRDefault="00BE2C0C">
      <w:pPr>
        <w:pStyle w:val="Heading2"/>
        <w:ind w:left="598" w:hanging="613"/>
      </w:pPr>
      <w:r>
        <w:t>Ideal Coverage</w:t>
      </w:r>
    </w:p>
    <w:p w14:paraId="21B6CC27" w14:textId="0C24A6C6" w:rsidR="00F1214F" w:rsidRDefault="00BE2C0C">
      <w:pPr>
        <w:ind w:left="-5" w:right="221"/>
      </w:pPr>
      <w:r>
        <w:t xml:space="preserve">Adding noise to the input can suppress unspecified input errors. After adding a Gaussian input noise of </w:t>
      </w:r>
      <w:r>
        <w:rPr>
          <w:i/>
        </w:rPr>
        <w:t xml:space="preserve">δx </w:t>
      </w:r>
      <w:r>
        <w:t>= 10</w:t>
      </w:r>
      <w:r>
        <w:rPr>
          <w:vertAlign w:val="superscript"/>
        </w:rPr>
        <w:t>−</w:t>
      </w:r>
      <w:r>
        <w:rPr>
          <w:vertAlign w:val="superscript"/>
        </w:rPr>
        <w:t xml:space="preserve">3 </w:t>
      </w:r>
      <w:r>
        <w:t>to a Linear signal when using the Library sine function, the error distributions for both forward and reverse transformations become Gaussian</w:t>
      </w:r>
      <w:del w:id="476" w:author="Author">
        <w:r>
          <w:delText>, while</w:delText>
        </w:r>
      </w:del>
      <w:ins w:id="477" w:author="Author">
        <w:r w:rsidR="00B145E9">
          <w:t xml:space="preserve"> whereas</w:t>
        </w:r>
      </w:ins>
      <w:r>
        <w:t xml:space="preserve"> the error distribution for the round-trip transformation becomes Delta. Figure 32 illustrates the corresponding error deviations and uncertainty deviations versus FFT order:</w:t>
      </w:r>
    </w:p>
    <w:p w14:paraId="5769CA23" w14:textId="6B9C3957" w:rsidR="00F1214F" w:rsidRDefault="00BE2C0C" w:rsidP="008F51CD">
      <w:pPr>
        <w:pStyle w:val="ListParagraph"/>
      </w:pPr>
      <w:r>
        <w:t>As expected, the result</w:t>
      </w:r>
      <w:r w:rsidR="00A86896">
        <w:t>ing</w:t>
      </w:r>
      <w:r>
        <w:t xml:space="preserve"> uncertainty deviations for </w:t>
      </w:r>
      <w:r w:rsidR="00A86896">
        <w:t>forward</w:t>
      </w:r>
      <w:r>
        <w:t xml:space="preserve"> transformations</w:t>
      </w:r>
      <w:r w:rsidR="00752608">
        <w:t xml:space="preserve"> </w:t>
      </w:r>
      <w:r>
        <w:t xml:space="preserve">increase with FFT order </w:t>
      </w:r>
      <w:r>
        <w:rPr>
          <w:i/>
        </w:rPr>
        <w:t xml:space="preserve">L </w:t>
      </w:r>
      <w:r>
        <w:t>as</w:t>
      </w:r>
      <w:r w:rsidR="008F51CD">
        <w:t xml:space="preserve"> </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t>.</w:t>
      </w:r>
    </w:p>
    <w:p w14:paraId="6D22B95D" w14:textId="0F35BF70" w:rsidR="00F1214F" w:rsidRDefault="00BE2C0C" w:rsidP="00337E99">
      <w:pPr>
        <w:pStyle w:val="ListParagraph"/>
      </w:pPr>
      <w:r>
        <w:t>As expected, the result</w:t>
      </w:r>
      <w:r w:rsidR="00422B7A">
        <w:t>ing</w:t>
      </w:r>
      <w:r>
        <w:t xml:space="preserve"> uncertainty deviations for reverse transformations</w:t>
      </w:r>
      <w:r w:rsidR="00422B7A">
        <w:t xml:space="preserve"> </w:t>
      </w:r>
      <w:r>
        <w:t xml:space="preserve">decrease with FFT order </w:t>
      </w:r>
      <w:r>
        <w:rPr>
          <w:i/>
        </w:rPr>
        <w:t xml:space="preserve">L </w:t>
      </w:r>
      <w:r>
        <w:t>as 1</w:t>
      </w:r>
      <w:r>
        <w:rPr>
          <w:i/>
        </w:rPr>
        <w:t>/</w:t>
      </w:r>
      <m:oMath>
        <m:sSup>
          <m:sSupPr>
            <m:ctrlPr>
              <w:rPr>
                <w:rFonts w:ascii="Cambria Math" w:hAnsi="Cambria Math"/>
                <w:i/>
              </w:rPr>
            </m:ctrlPr>
          </m:sSupPr>
          <m:e>
            <m:rad>
              <m:radPr>
                <m:degHide m:val="1"/>
                <m:ctrlPr>
                  <w:rPr>
                    <w:rFonts w:ascii="Cambria Math" w:hAnsi="Cambria Math"/>
                    <w:i/>
                  </w:rPr>
                </m:ctrlPr>
              </m:radPr>
              <m:deg/>
              <m:e>
                <m:r>
                  <w:rPr>
                    <w:rFonts w:ascii="Cambria Math" w:hAnsi="Cambria Math"/>
                  </w:rPr>
                  <m:t>2</m:t>
                </m:r>
              </m:e>
            </m:rad>
          </m:e>
          <m:sup>
            <m:r>
              <w:rPr>
                <w:rFonts w:ascii="Cambria Math" w:hAnsi="Cambria Math"/>
              </w:rPr>
              <m:t>L</m:t>
            </m:r>
          </m:sup>
        </m:sSup>
      </m:oMath>
      <w:r>
        <w:t>.</w:t>
      </w:r>
    </w:p>
    <w:p w14:paraId="682E0C69" w14:textId="3508E27B" w:rsidR="00F1214F" w:rsidRDefault="00BE2C0C" w:rsidP="00337E99">
      <w:pPr>
        <w:pStyle w:val="ListParagraph"/>
      </w:pPr>
      <w:r>
        <w:t xml:space="preserve">As expected, the </w:t>
      </w:r>
      <w:r w:rsidR="00337E99">
        <w:t>resulting</w:t>
      </w:r>
      <w:r>
        <w:t xml:space="preserve"> uncertainty deviations for round-trip transformations remains equal to the corresponding input uncertainties of 10</w:t>
      </w:r>
      <w:r>
        <w:rPr>
          <w:vertAlign w:val="superscript"/>
        </w:rPr>
        <w:t>−</w:t>
      </w:r>
      <w:r>
        <w:rPr>
          <w:vertAlign w:val="superscript"/>
        </w:rPr>
        <w:t>3</w:t>
      </w:r>
      <w:r>
        <w:t>.</w:t>
      </w:r>
    </w:p>
    <w:p w14:paraId="499EFA13" w14:textId="194D4821" w:rsidR="00F1214F" w:rsidRDefault="00BE2C0C" w:rsidP="00337E99">
      <w:pPr>
        <w:pStyle w:val="ListParagraph"/>
      </w:pPr>
      <w:r>
        <w:t xml:space="preserve">As expected, the </w:t>
      </w:r>
      <w:r w:rsidR="00337E99">
        <w:t>resulting</w:t>
      </w:r>
      <w:r>
        <w:t xml:space="preserve"> error deviations for forward and reverse transformations remain constant at 1.</w:t>
      </w:r>
    </w:p>
    <w:p w14:paraId="72EC9440" w14:textId="2022DB8F" w:rsidR="00F1214F" w:rsidRDefault="00BE2C0C" w:rsidP="00D43472">
      <w:pPr>
        <w:pStyle w:val="ListParagraph"/>
      </w:pPr>
      <w:r>
        <w:t xml:space="preserve">As expected, the </w:t>
      </w:r>
      <w:r w:rsidR="00337E99">
        <w:t>resulting</w:t>
      </w:r>
      <w:r>
        <w:t xml:space="preserve"> error deviation</w:t>
      </w:r>
      <w:r w:rsidR="00D43472">
        <w:t>s</w:t>
      </w:r>
      <w:r>
        <w:t xml:space="preserve"> for round-trip transformations </w:t>
      </w:r>
      <w:r w:rsidR="00D43472">
        <w:t>are</w:t>
      </w:r>
      <w:r>
        <w:t xml:space="preserve"> far less than 1 but increase with FFT order </w:t>
      </w:r>
      <w:r>
        <w:rPr>
          <w:i/>
        </w:rPr>
        <w:t xml:space="preserve">L </w:t>
      </w:r>
      <w:r>
        <w:t>exponentially due to increasing calculation.</w:t>
      </w:r>
    </w:p>
    <w:p w14:paraId="790043EC" w14:textId="77777777" w:rsidR="00F1214F" w:rsidRDefault="00BE2C0C">
      <w:pPr>
        <w:pStyle w:val="Heading1"/>
        <w:ind w:left="469" w:hanging="484"/>
      </w:pPr>
      <w:r>
        <w:t>Conclusion and Discussion</w:t>
      </w:r>
    </w:p>
    <w:p w14:paraId="1A3AAB80" w14:textId="77777777" w:rsidR="00F1214F" w:rsidRDefault="00BE2C0C">
      <w:pPr>
        <w:pStyle w:val="Heading2"/>
        <w:ind w:left="598" w:hanging="613"/>
      </w:pPr>
      <w:r>
        <w:t>Summary</w:t>
      </w:r>
    </w:p>
    <w:p w14:paraId="37C0D99C" w14:textId="5FD2A0F2" w:rsidR="00FC4076" w:rsidRDefault="00742148" w:rsidP="00FC4076">
      <w:r w:rsidRPr="00742148">
        <w:t xml:space="preserve">When </w:t>
      </w:r>
      <w:ins w:id="478" w:author="Author">
        <w:r w:rsidRPr="00742148">
          <w:t xml:space="preserve">the </w:t>
        </w:r>
      </w:ins>
      <w:r w:rsidRPr="00742148">
        <w:t xml:space="preserve">uncorrelated uncertainty condition [14] </w:t>
      </w:r>
      <w:del w:id="479" w:author="Author">
        <w:r w:rsidR="00BE2C0C">
          <w:delText>is met</w:delText>
        </w:r>
      </w:del>
      <w:ins w:id="480" w:author="Author">
        <w:r w:rsidRPr="00742148">
          <w:t>was satisfied</w:t>
        </w:r>
      </w:ins>
      <w:r w:rsidRPr="00742148">
        <w:t xml:space="preserve">, statistical Taylor expansion </w:t>
      </w:r>
      <w:del w:id="481" w:author="Author">
        <w:r w:rsidR="00BE2C0C">
          <w:delText>outputs the precise deviation of the value errors</w:delText>
        </w:r>
      </w:del>
      <w:ins w:id="482" w:author="Author">
        <w:r w:rsidRPr="00742148">
          <w:t>produced exact error deviations</w:t>
        </w:r>
      </w:ins>
      <w:r w:rsidRPr="00742148">
        <w:t xml:space="preserve">, with </w:t>
      </w:r>
      <w:del w:id="483" w:author="Author">
        <w:r w:rsidR="00BE2C0C">
          <w:delText xml:space="preserve">the </w:delText>
        </w:r>
      </w:del>
      <w:r w:rsidRPr="00742148">
        <w:t xml:space="preserve">normalized errors following either a </w:t>
      </w:r>
      <w:del w:id="484" w:author="Author">
        <w:r w:rsidR="00BE2C0C">
          <w:delText>Normal</w:delText>
        </w:r>
      </w:del>
      <w:ins w:id="485" w:author="Author">
        <w:r w:rsidRPr="00742148">
          <w:t>normal</w:t>
        </w:r>
      </w:ins>
      <w:r w:rsidRPr="00742148">
        <w:t xml:space="preserve"> or </w:t>
      </w:r>
      <w:del w:id="486" w:author="Author">
        <w:r w:rsidR="00BE2C0C">
          <w:delText>Delta</w:delText>
        </w:r>
      </w:del>
      <w:ins w:id="487" w:author="Author">
        <w:r w:rsidRPr="00742148">
          <w:t>a delta</w:t>
        </w:r>
      </w:ins>
      <w:r w:rsidRPr="00742148">
        <w:t xml:space="preserve"> distribution</w:t>
      </w:r>
      <w:ins w:id="488" w:author="Author">
        <w:r w:rsidRPr="00742148">
          <w:t>,</w:t>
        </w:r>
      </w:ins>
      <w:r w:rsidRPr="00742148">
        <w:t xml:space="preserve"> depending on the context. Statistical Taylor expansion </w:t>
      </w:r>
      <w:del w:id="489" w:author="Author">
        <w:r w:rsidR="00BE2C0C">
          <w:delText>tracks the</w:delText>
        </w:r>
      </w:del>
      <w:ins w:id="490" w:author="Author">
        <w:r w:rsidRPr="00742148">
          <w:t>tracked</w:t>
        </w:r>
      </w:ins>
      <w:r w:rsidRPr="00742148">
        <w:t xml:space="preserve"> variable dependencies </w:t>
      </w:r>
      <w:del w:id="491" w:author="Author">
        <w:r w:rsidR="00BE2C0C">
          <w:delText>in</w:delText>
        </w:r>
      </w:del>
      <w:ins w:id="492" w:author="Author">
        <w:r w:rsidRPr="00742148">
          <w:t>through</w:t>
        </w:r>
      </w:ins>
      <w:r w:rsidRPr="00742148">
        <w:t xml:space="preserve"> intermediate steps, </w:t>
      </w:r>
      <w:del w:id="493" w:author="Author">
        <w:r w:rsidR="00BE2C0C">
          <w:delText>rejects</w:delText>
        </w:r>
      </w:del>
      <w:ins w:id="494" w:author="Author">
        <w:r w:rsidRPr="00742148">
          <w:t>rejected</w:t>
        </w:r>
      </w:ins>
      <w:r w:rsidRPr="00742148">
        <w:t xml:space="preserve"> invalid </w:t>
      </w:r>
      <w:del w:id="495" w:author="Author">
        <w:r w:rsidR="00BE2C0C">
          <w:delText>calculations</w:delText>
        </w:r>
      </w:del>
      <w:ins w:id="496" w:author="Author">
        <w:r w:rsidRPr="00742148">
          <w:t>computations</w:t>
        </w:r>
      </w:ins>
      <w:r w:rsidRPr="00742148">
        <w:t xml:space="preserve">, and explicitly </w:t>
      </w:r>
      <w:del w:id="497" w:author="Author">
        <w:r w:rsidR="00BE2C0C">
          <w:delText>incorporates the</w:delText>
        </w:r>
      </w:del>
      <w:ins w:id="498" w:author="Author">
        <w:r w:rsidRPr="00742148">
          <w:t>incorporated</w:t>
        </w:r>
      </w:ins>
      <w:r w:rsidRPr="00742148">
        <w:t xml:space="preserve"> sample counts and </w:t>
      </w:r>
      <w:del w:id="499" w:author="Author">
        <w:r w:rsidR="00FC4076">
          <w:delText xml:space="preserve">the </w:delText>
        </w:r>
      </w:del>
      <w:r w:rsidRPr="00742148">
        <w:t xml:space="preserve">underlying input uncertainty distributions into the statistical analysis. </w:t>
      </w:r>
      <w:del w:id="500" w:author="Author">
        <w:r w:rsidR="00FC4076">
          <w:delText>While</w:delText>
        </w:r>
      </w:del>
      <w:ins w:id="501" w:author="Author">
        <w:r w:rsidRPr="00742148">
          <w:t>Although</w:t>
        </w:r>
      </w:ins>
      <w:r w:rsidRPr="00742148">
        <w:t xml:space="preserve"> statistical Taylor expansion </w:t>
      </w:r>
      <w:del w:id="502" w:author="Author">
        <w:r w:rsidR="00FC4076">
          <w:delText>eliminates</w:delText>
        </w:r>
      </w:del>
      <w:ins w:id="503" w:author="Author">
        <w:r w:rsidRPr="00742148">
          <w:t>eliminated</w:t>
        </w:r>
      </w:ins>
      <w:r w:rsidRPr="00742148">
        <w:t xml:space="preserve"> the dependency problem, it also </w:t>
      </w:r>
      <w:del w:id="504" w:author="Author">
        <w:r w:rsidR="00FC4076">
          <w:delText>removes most</w:delText>
        </w:r>
      </w:del>
      <w:ins w:id="505" w:author="Author">
        <w:r w:rsidRPr="00742148">
          <w:t>reduced</w:t>
        </w:r>
      </w:ins>
      <w:r w:rsidRPr="00742148">
        <w:t xml:space="preserve"> execution flexibility.</w:t>
      </w:r>
    </w:p>
    <w:p w14:paraId="6573A709" w14:textId="77777777" w:rsidR="00FC4076" w:rsidRDefault="00FC4076" w:rsidP="00AD5307">
      <w:pPr>
        <w:ind w:left="-5" w:right="221"/>
        <w:jc w:val="center"/>
      </w:pPr>
    </w:p>
    <w:p w14:paraId="2DEC8EF6" w14:textId="7C690F0F" w:rsidR="00F1214F" w:rsidRDefault="00BE2C0C" w:rsidP="00AD5307">
      <w:pPr>
        <w:ind w:left="-5" w:right="221"/>
        <w:jc w:val="center"/>
      </w:pPr>
      <w:r>
        <w:rPr>
          <w:noProof/>
        </w:rPr>
        <w:drawing>
          <wp:inline distT="0" distB="0" distL="0" distR="0" wp14:anchorId="79A2376E" wp14:editId="5F357DE8">
            <wp:extent cx="2969488" cy="2285998"/>
            <wp:effectExtent l="0" t="0" r="0" b="0"/>
            <wp:docPr id="5600" name="Picture 5600"/>
            <wp:cNvGraphicFramePr/>
            <a:graphic xmlns:a="http://schemas.openxmlformats.org/drawingml/2006/main">
              <a:graphicData uri="http://schemas.openxmlformats.org/drawingml/2006/picture">
                <pic:pic xmlns:pic="http://schemas.openxmlformats.org/drawingml/2006/picture">
                  <pic:nvPicPr>
                    <pic:cNvPr id="5600" name="Picture 5600"/>
                    <pic:cNvPicPr/>
                  </pic:nvPicPr>
                  <pic:blipFill>
                    <a:blip r:embed="rId63"/>
                    <a:stretch>
                      <a:fillRect/>
                    </a:stretch>
                  </pic:blipFill>
                  <pic:spPr>
                    <a:xfrm>
                      <a:off x="0" y="0"/>
                      <a:ext cx="2969488" cy="2285998"/>
                    </a:xfrm>
                    <a:prstGeom prst="rect">
                      <a:avLst/>
                    </a:prstGeom>
                  </pic:spPr>
                </pic:pic>
              </a:graphicData>
            </a:graphic>
          </wp:inline>
        </w:drawing>
      </w:r>
    </w:p>
    <w:p w14:paraId="673534A1" w14:textId="77777777" w:rsidR="00F1214F" w:rsidRDefault="00BE2C0C" w:rsidP="00AD5307">
      <w:pPr>
        <w:pStyle w:val="NoSpacing"/>
      </w:pPr>
      <w:r>
        <w:t>Figure 31: Error deviation (z-axis) versus input uncertainty (x-axis) and FFT order (y-axis) for the roundtrip transformations of Linear signals computed using the Library sine function.</w:t>
      </w:r>
    </w:p>
    <w:p w14:paraId="7F30E657" w14:textId="77777777" w:rsidR="00F1214F" w:rsidRDefault="00BE2C0C" w:rsidP="00AD5307">
      <w:pPr>
        <w:spacing w:after="300" w:line="259" w:lineRule="auto"/>
        <w:ind w:right="-122" w:firstLine="0"/>
        <w:jc w:val="center"/>
      </w:pPr>
      <w:r>
        <w:rPr>
          <w:noProof/>
        </w:rPr>
        <w:drawing>
          <wp:inline distT="0" distB="0" distL="0" distR="0" wp14:anchorId="222C0C5E" wp14:editId="0EE338E2">
            <wp:extent cx="4592162" cy="2285998"/>
            <wp:effectExtent l="0" t="0" r="0" b="0"/>
            <wp:docPr id="5605" name="Picture 5605"/>
            <wp:cNvGraphicFramePr/>
            <a:graphic xmlns:a="http://schemas.openxmlformats.org/drawingml/2006/main">
              <a:graphicData uri="http://schemas.openxmlformats.org/drawingml/2006/picture">
                <pic:pic xmlns:pic="http://schemas.openxmlformats.org/drawingml/2006/picture">
                  <pic:nvPicPr>
                    <pic:cNvPr id="5605" name="Picture 5605"/>
                    <pic:cNvPicPr/>
                  </pic:nvPicPr>
                  <pic:blipFill>
                    <a:blip r:embed="rId64"/>
                    <a:stretch>
                      <a:fillRect/>
                    </a:stretch>
                  </pic:blipFill>
                  <pic:spPr>
                    <a:xfrm>
                      <a:off x="0" y="0"/>
                      <a:ext cx="4592162" cy="2285998"/>
                    </a:xfrm>
                    <a:prstGeom prst="rect">
                      <a:avLst/>
                    </a:prstGeom>
                  </pic:spPr>
                </pic:pic>
              </a:graphicData>
            </a:graphic>
          </wp:inline>
        </w:drawing>
      </w:r>
    </w:p>
    <w:p w14:paraId="1201A05A" w14:textId="77777777" w:rsidR="00F1214F" w:rsidRDefault="00BE2C0C" w:rsidP="00AD5307">
      <w:pPr>
        <w:pStyle w:val="NoSpacing"/>
      </w:pPr>
      <w:r>
        <w:t>Figure 32: Result error deviation (left y-axis) and uncertainty deviation (right y-axis) of Linear signals versus FFT order (x-axis) and transformation types (legend) computed using the Library sine function.</w:t>
      </w:r>
    </w:p>
    <w:p w14:paraId="625E387B" w14:textId="77777777" w:rsidR="00C7390F" w:rsidRDefault="00C7390F" w:rsidP="00AD5307">
      <w:pPr>
        <w:pStyle w:val="NoSpacing"/>
      </w:pPr>
    </w:p>
    <w:p w14:paraId="63716333" w14:textId="4DA7F3D8" w:rsidR="00F1214F" w:rsidRDefault="00F1214F" w:rsidP="00DE12BC">
      <w:pPr>
        <w:spacing w:after="0"/>
        <w:ind w:right="221" w:firstLine="0"/>
      </w:pPr>
    </w:p>
    <w:p w14:paraId="28412CEA" w14:textId="5D3D0654" w:rsidR="00742148" w:rsidRDefault="00BE2C0C" w:rsidP="00742148">
      <w:pPr>
        <w:spacing w:after="0"/>
        <w:ind w:left="-15" w:right="221" w:firstLine="299"/>
      </w:pPr>
      <w:r>
        <w:t xml:space="preserve">The </w:t>
      </w:r>
      <w:r w:rsidR="00742148">
        <w:t xml:space="preserve">presence of ideal coverage is a necessary condition for a numerical algorithm </w:t>
      </w:r>
      <w:del w:id="506" w:author="Author">
        <w:r>
          <w:delText>using</w:delText>
        </w:r>
      </w:del>
      <w:ins w:id="507" w:author="Author">
        <w:r w:rsidR="00742148">
          <w:t>based on</w:t>
        </w:r>
      </w:ins>
      <w:r w:rsidR="00742148">
        <w:t xml:space="preserve"> statistical Taylor expansion to be considered correct. </w:t>
      </w:r>
      <w:del w:id="508" w:author="Author">
        <w:r>
          <w:delText>The ideal</w:delText>
        </w:r>
      </w:del>
      <w:ins w:id="509" w:author="Author">
        <w:r w:rsidR="00742148">
          <w:t>Ideal</w:t>
        </w:r>
      </w:ins>
      <w:r w:rsidR="00742148">
        <w:t xml:space="preserve"> coverage defines the optimal </w:t>
      </w:r>
      <w:del w:id="510" w:author="Author">
        <w:r>
          <w:delText xml:space="preserve">applicable </w:delText>
        </w:r>
      </w:del>
      <w:r w:rsidR="00742148">
        <w:t>range</w:t>
      </w:r>
      <w:ins w:id="511" w:author="Author">
        <w:r w:rsidR="00742148">
          <w:t xml:space="preserve"> of applicability</w:t>
        </w:r>
      </w:ins>
      <w:r w:rsidR="00742148">
        <w:t xml:space="preserve"> for an algorithm.</w:t>
      </w:r>
    </w:p>
    <w:p w14:paraId="28AE0BA7" w14:textId="01779311" w:rsidR="00F1214F" w:rsidRDefault="00742148" w:rsidP="00742148">
      <w:pPr>
        <w:spacing w:after="0"/>
        <w:ind w:left="-15" w:right="221" w:firstLine="299"/>
      </w:pPr>
      <w:r>
        <w:t xml:space="preserve">Variance arithmetic simplifies statistical Taylor expansion by introducing numerical rules </w:t>
      </w:r>
      <w:del w:id="512" w:author="Author">
        <w:r w:rsidR="00BE2C0C">
          <w:delText>to elimination</w:delText>
        </w:r>
      </w:del>
      <w:ins w:id="513" w:author="Author">
        <w:r>
          <w:t>that eliminate</w:t>
        </w:r>
      </w:ins>
      <w:r>
        <w:t xml:space="preserve"> invalid results, such as divergent, unstable, negative, infinite, or </w:t>
      </w:r>
      <w:ins w:id="514" w:author="Author">
        <w:r>
          <w:t xml:space="preserve">otherwise </w:t>
        </w:r>
      </w:ins>
      <w:r>
        <w:t xml:space="preserve">unreliable </w:t>
      </w:r>
      <w:del w:id="515" w:author="Author">
        <w:r w:rsidR="00BE2C0C">
          <w:delText>results</w:delText>
        </w:r>
      </w:del>
      <w:ins w:id="516" w:author="Author">
        <w:r>
          <w:t>outcomes</w:t>
        </w:r>
      </w:ins>
      <w:r>
        <w:t xml:space="preserve">. It </w:t>
      </w:r>
      <w:ins w:id="517" w:author="Author">
        <w:r>
          <w:t xml:space="preserve">also </w:t>
        </w:r>
      </w:ins>
      <w:r>
        <w:t xml:space="preserve">provides </w:t>
      </w:r>
      <w:del w:id="518" w:author="Author">
        <w:r w:rsidR="00BE2C0C">
          <w:delText>proper</w:delText>
        </w:r>
      </w:del>
      <w:ins w:id="519" w:author="Author">
        <w:r>
          <w:t>appropriate</w:t>
        </w:r>
      </w:ins>
      <w:r>
        <w:t xml:space="preserve"> coverage for floating-point rounding errors. The applicability of variance arithmetic </w:t>
      </w:r>
      <w:del w:id="520" w:author="Author">
        <w:r w:rsidR="00BE2C0C">
          <w:delText>has been</w:delText>
        </w:r>
      </w:del>
      <w:ins w:id="521" w:author="Author">
        <w:r>
          <w:t>was</w:t>
        </w:r>
      </w:ins>
      <w:r>
        <w:t xml:space="preserve"> demonstrated across a wide range of computational scenarios.</w:t>
      </w:r>
    </w:p>
    <w:p w14:paraId="3801BFF7" w14:textId="0A0A9F38" w:rsidR="00F1214F" w:rsidRDefault="00742148">
      <w:pPr>
        <w:spacing w:after="335"/>
        <w:ind w:left="-15" w:right="221" w:firstLine="299"/>
      </w:pPr>
      <w:r w:rsidRPr="00742148">
        <w:t xml:space="preserve">The code and analysis framework for variance arithmetic are available as an </w:t>
      </w:r>
      <w:del w:id="522" w:author="Author">
        <w:r w:rsidR="00BE2C0C">
          <w:delText>opensource</w:delText>
        </w:r>
      </w:del>
      <w:ins w:id="523" w:author="Author">
        <w:r w:rsidRPr="00742148">
          <w:t>open-source</w:t>
        </w:r>
      </w:ins>
      <w:r w:rsidRPr="00742148">
        <w:t xml:space="preserve"> project at</w:t>
      </w:r>
      <w:r w:rsidR="00BE2C0C">
        <w:t xml:space="preserve"> </w:t>
      </w:r>
      <w:del w:id="524" w:author="Author">
        <w:r w:rsidR="00BE2C0C">
          <w:rPr>
            <w:rFonts w:ascii="Calibri" w:eastAsia="Calibri" w:hAnsi="Calibri" w:cs="Calibri"/>
          </w:rPr>
          <w:delText>https://github.com/Chengpu0707/VarianceArithmetic</w:delText>
        </w:r>
        <w:r w:rsidR="00BE2C0C">
          <w:delText>.</w:delText>
        </w:r>
      </w:del>
      <w:ins w:id="525" w:author="Author">
        <w:r>
          <w:rPr>
            <w:rFonts w:ascii="Calibri" w:eastAsia="Calibri" w:hAnsi="Calibri" w:cs="Calibri"/>
          </w:rPr>
          <w:fldChar w:fldCharType="begin"/>
        </w:r>
        <w:r>
          <w:rPr>
            <w:rFonts w:ascii="Calibri" w:eastAsia="Calibri" w:hAnsi="Calibri" w:cs="Calibri"/>
          </w:rPr>
          <w:instrText>HYPERLINK "https://github.com/Chengpu0707/VarianceArithmetic"</w:instrText>
        </w:r>
        <w:r>
          <w:rPr>
            <w:rFonts w:ascii="Calibri" w:eastAsia="Calibri" w:hAnsi="Calibri" w:cs="Calibri"/>
          </w:rPr>
          <w:fldChar w:fldCharType="separate"/>
        </w:r>
        <w:r w:rsidRPr="007435BC">
          <w:rPr>
            <w:rStyle w:val="Hyperlink"/>
            <w:rFonts w:ascii="Calibri" w:eastAsia="Calibri" w:hAnsi="Calibri" w:cs="Calibri"/>
          </w:rPr>
          <w:t>https://github.com/Chengpu0707/VarianceArithmetic</w:t>
        </w:r>
        <w:r>
          <w:rPr>
            <w:rFonts w:ascii="Calibri" w:eastAsia="Calibri" w:hAnsi="Calibri" w:cs="Calibri"/>
          </w:rPr>
          <w:fldChar w:fldCharType="end"/>
        </w:r>
        <w:r w:rsidR="00BE2C0C">
          <w:t>.</w:t>
        </w:r>
      </w:ins>
      <w:r w:rsidR="00BE2C0C">
        <w:t xml:space="preserve"> A more detailed description of this </w:t>
      </w:r>
      <w:del w:id="526" w:author="Author">
        <w:r w:rsidR="00BE2C0C">
          <w:delText>paper</w:delText>
        </w:r>
      </w:del>
      <w:ins w:id="527" w:author="Author">
        <w:r>
          <w:t>study</w:t>
        </w:r>
      </w:ins>
      <w:r>
        <w:t xml:space="preserve"> is </w:t>
      </w:r>
      <w:del w:id="528" w:author="Author">
        <w:r w:rsidR="00BE2C0C">
          <w:delText>presented</w:delText>
        </w:r>
      </w:del>
      <w:ins w:id="529" w:author="Author">
        <w:r>
          <w:t>available</w:t>
        </w:r>
      </w:ins>
      <w:r w:rsidR="00BE2C0C">
        <w:t xml:space="preserve"> at </w:t>
      </w:r>
      <w:del w:id="530" w:author="Author">
        <w:r w:rsidR="00BE2C0C">
          <w:rPr>
            <w:rFonts w:ascii="Calibri" w:eastAsia="Calibri" w:hAnsi="Calibri" w:cs="Calibri"/>
          </w:rPr>
          <w:delText>https://arxiv.org/abs/2410.01223</w:delText>
        </w:r>
        <w:r w:rsidR="00BE2C0C">
          <w:delText>.</w:delText>
        </w:r>
      </w:del>
      <w:ins w:id="531" w:author="Author">
        <w:r>
          <w:rPr>
            <w:rFonts w:ascii="Calibri" w:eastAsia="Calibri" w:hAnsi="Calibri" w:cs="Calibri"/>
          </w:rPr>
          <w:fldChar w:fldCharType="begin"/>
        </w:r>
        <w:r>
          <w:rPr>
            <w:rFonts w:ascii="Calibri" w:eastAsia="Calibri" w:hAnsi="Calibri" w:cs="Calibri"/>
          </w:rPr>
          <w:instrText>HYPERLINK "https://arxiv.org/abs/2410.01223"</w:instrText>
        </w:r>
        <w:r>
          <w:rPr>
            <w:rFonts w:ascii="Calibri" w:eastAsia="Calibri" w:hAnsi="Calibri" w:cs="Calibri"/>
          </w:rPr>
          <w:fldChar w:fldCharType="separate"/>
        </w:r>
        <w:r w:rsidRPr="007435BC">
          <w:rPr>
            <w:rStyle w:val="Hyperlink"/>
            <w:rFonts w:ascii="Calibri" w:eastAsia="Calibri" w:hAnsi="Calibri" w:cs="Calibri"/>
          </w:rPr>
          <w:t>https://arxiv.org/abs/2410.01223</w:t>
        </w:r>
        <w:r>
          <w:rPr>
            <w:rFonts w:ascii="Calibri" w:eastAsia="Calibri" w:hAnsi="Calibri" w:cs="Calibri"/>
          </w:rPr>
          <w:fldChar w:fldCharType="end"/>
        </w:r>
        <w:r w:rsidR="00BE2C0C">
          <w:t>.</w:t>
        </w:r>
      </w:ins>
    </w:p>
    <w:p w14:paraId="362E2658" w14:textId="77777777" w:rsidR="00F1214F" w:rsidRDefault="00BE2C0C">
      <w:pPr>
        <w:pStyle w:val="Heading2"/>
        <w:ind w:left="598" w:hanging="613"/>
      </w:pPr>
      <w:r>
        <w:t>Improvements Needed</w:t>
      </w:r>
    </w:p>
    <w:p w14:paraId="2381DFFA" w14:textId="53218C0B" w:rsidR="00F1214F" w:rsidRDefault="00BE2C0C">
      <w:pPr>
        <w:spacing w:after="0"/>
        <w:ind w:left="-5" w:right="221"/>
      </w:pPr>
      <w:r>
        <w:t xml:space="preserve">This paper presents statistical Taylor expansion and variance </w:t>
      </w:r>
      <w:r w:rsidR="0043441B">
        <w:t>arithmetic,</w:t>
      </w:r>
      <w:r>
        <w:t xml:space="preserve"> which </w:t>
      </w:r>
      <w:del w:id="532" w:author="Author">
        <w:r>
          <w:delText>is</w:delText>
        </w:r>
      </w:del>
      <w:ins w:id="533" w:author="Author">
        <w:r w:rsidR="00B145E9">
          <w:t>are</w:t>
        </w:r>
      </w:ins>
      <w:r w:rsidR="00B145E9">
        <w:t xml:space="preserve"> </w:t>
      </w:r>
      <w:r>
        <w:t xml:space="preserve">still in early </w:t>
      </w:r>
      <w:del w:id="534" w:author="Author">
        <w:r>
          <w:delText>stage</w:delText>
        </w:r>
      </w:del>
      <w:ins w:id="535" w:author="Author">
        <w:r>
          <w:t>stage</w:t>
        </w:r>
        <w:r w:rsidR="00B145E9">
          <w:t>s</w:t>
        </w:r>
      </w:ins>
      <w:r>
        <w:t xml:space="preserve"> of development</w:t>
      </w:r>
      <w:del w:id="536" w:author="Author">
        <w:r>
          <w:delText>, with</w:delText>
        </w:r>
      </w:del>
      <w:ins w:id="537" w:author="Author">
        <w:r w:rsidR="00B145E9">
          <w:t>. Accordingly,</w:t>
        </w:r>
      </w:ins>
      <w:r>
        <w:t xml:space="preserve"> several important questions </w:t>
      </w:r>
      <w:del w:id="538" w:author="Author">
        <w:r>
          <w:delText>remaining</w:delText>
        </w:r>
      </w:del>
      <w:ins w:id="539" w:author="Author">
        <w:r>
          <w:t>remain</w:t>
        </w:r>
      </w:ins>
      <w:r>
        <w:t>.</w:t>
      </w:r>
    </w:p>
    <w:p w14:paraId="487A43C6" w14:textId="490659F6" w:rsidR="00F1214F" w:rsidRDefault="00BE2C0C">
      <w:pPr>
        <w:spacing w:after="15"/>
        <w:ind w:left="-15" w:right="221" w:firstLine="299"/>
      </w:pPr>
      <w:r>
        <w:t xml:space="preserve">Library mathematical </w:t>
      </w:r>
      <w:r>
        <w:t>functions should be recalculated using variance arithmetic</w:t>
      </w:r>
      <w:del w:id="540" w:author="Author">
        <w:r>
          <w:delText>, so</w:delText>
        </w:r>
      </w:del>
      <w:ins w:id="541" w:author="Author">
        <w:r w:rsidR="00B145E9">
          <w:t xml:space="preserve"> to ensure</w:t>
        </w:r>
      </w:ins>
      <w:r w:rsidR="00B145E9">
        <w:t xml:space="preserve"> that </w:t>
      </w:r>
      <w:r>
        <w:t>each output value is accompanied by its corresponding uncertainty. Without this refinement, the value errors in the library functions can produce unpredictable and potentially significant effects on numerical results.</w:t>
      </w:r>
    </w:p>
    <w:p w14:paraId="1586E77D" w14:textId="1D835A30" w:rsidR="00F1214F" w:rsidRDefault="00BE2C0C">
      <w:pPr>
        <w:spacing w:after="3"/>
        <w:ind w:left="-15" w:right="221" w:firstLine="299"/>
      </w:pPr>
      <w:r>
        <w:t xml:space="preserve">Bound momentum </w:t>
      </w:r>
      <w:r>
        <w:rPr>
          <w:i/>
        </w:rPr>
        <w:t>ζ</w:t>
      </w:r>
      <w:r>
        <w:t>(2</w:t>
      </w:r>
      <w:r>
        <w:rPr>
          <w:i/>
        </w:rPr>
        <w:t>n</w:t>
      </w:r>
      <w:r>
        <w:t>) needs to be extended to all probability distributions. The statistical bounding</w:t>
      </w:r>
      <w:r w:rsidR="00B145E9">
        <w:t xml:space="preserve"> </w:t>
      </w:r>
      <w:ins w:id="542" w:author="Author">
        <w:r w:rsidR="00B145E9">
          <w:t>used</w:t>
        </w:r>
        <w:r>
          <w:t xml:space="preserve"> </w:t>
        </w:r>
      </w:ins>
      <w:r>
        <w:t xml:space="preserve">to find the bounding range </w:t>
      </w:r>
      <w:r>
        <w:rPr>
          <w:i/>
        </w:rPr>
        <w:t xml:space="preserve">κ </w:t>
      </w:r>
      <w:r>
        <w:t xml:space="preserve">for a sample count needs to be extended to discrete distributions. The choice of </w:t>
      </w:r>
      <w:ins w:id="543" w:author="Author">
        <w:r w:rsidR="00B145E9">
          <w:t xml:space="preserve">the </w:t>
        </w:r>
      </w:ins>
      <w:r>
        <w:t>ideal bounding range ˆ</w:t>
      </w:r>
      <w:r>
        <w:rPr>
          <w:i/>
        </w:rPr>
        <w:t xml:space="preserve">κ </w:t>
      </w:r>
      <w:r>
        <w:t>needs to</w:t>
      </w:r>
      <w:r w:rsidR="00B145E9">
        <w:t xml:space="preserve"> </w:t>
      </w:r>
      <w:del w:id="544" w:author="Author">
        <w:r>
          <w:delText>extend</w:delText>
        </w:r>
      </w:del>
      <w:ins w:id="545" w:author="Author">
        <w:r w:rsidR="00B145E9">
          <w:t>be</w:t>
        </w:r>
        <w:r>
          <w:t xml:space="preserve"> extend</w:t>
        </w:r>
        <w:r w:rsidR="00B145E9">
          <w:t>ed</w:t>
        </w:r>
      </w:ins>
      <w:r>
        <w:t xml:space="preserve"> to other distributions. </w:t>
      </w:r>
      <w:commentRangeStart w:id="546"/>
      <w:r>
        <w:t xml:space="preserve">The ideal ratio </w:t>
      </w:r>
      <w:del w:id="547" w:author="Author">
        <w:r>
          <w:delText>seems</w:delText>
        </w:r>
      </w:del>
      <w:ins w:id="548" w:author="Author">
        <w:r w:rsidR="00B145E9">
          <w:t>appears</w:t>
        </w:r>
      </w:ins>
      <w:r w:rsidR="00B145E9">
        <w:t xml:space="preserve"> </w:t>
      </w:r>
      <w:r>
        <w:t xml:space="preserve">to be the </w:t>
      </w:r>
      <w:del w:id="549" w:author="Author">
        <w:r>
          <w:delText>possibility of</w:delText>
        </w:r>
      </w:del>
      <w:ins w:id="550" w:author="Author">
        <w:r w:rsidR="00B145E9">
          <w:t>likelihood that</w:t>
        </w:r>
      </w:ins>
      <w:r w:rsidR="00B145E9">
        <w:t xml:space="preserve"> the</w:t>
      </w:r>
      <w:r>
        <w:t xml:space="preserve"> result </w:t>
      </w:r>
      <w:del w:id="551" w:author="Author">
        <w:r>
          <w:delText>to be</w:delText>
        </w:r>
      </w:del>
      <w:ins w:id="552" w:author="Author">
        <w:r w:rsidR="00B145E9">
          <w:t>is</w:t>
        </w:r>
      </w:ins>
      <w:r>
        <w:t xml:space="preserve"> within the bounding range defined by the ideal bounding range ˆ</w:t>
      </w:r>
      <w:r>
        <w:rPr>
          <w:i/>
        </w:rPr>
        <w:t>κ</w:t>
      </w:r>
      <w:r>
        <w:t>,</w:t>
      </w:r>
      <w:commentRangeEnd w:id="546"/>
      <w:r w:rsidR="00B145E9">
        <w:rPr>
          <w:rStyle w:val="CommentReference"/>
          <w:sz w:val="20"/>
          <w:szCs w:val="24"/>
        </w:rPr>
        <w:commentReference w:id="546"/>
      </w:r>
      <w:r>
        <w:t xml:space="preserve"> but such connection needs to be deduced statistically.</w:t>
      </w:r>
    </w:p>
    <w:p w14:paraId="736B50BE" w14:textId="31371C49" w:rsidR="00F1214F" w:rsidRDefault="00BE2C0C">
      <w:pPr>
        <w:spacing w:after="0"/>
        <w:ind w:left="-15" w:right="221" w:firstLine="299"/>
      </w:pPr>
      <w:r>
        <w:t xml:space="preserve">The performance of variance arithmetic must be improved for broader practical adoption. The fundamental formulas of statistical Taylor expansion, </w:t>
      </w:r>
      <w:del w:id="553" w:author="Author">
        <w:r>
          <w:delText>Formula</w:delText>
        </w:r>
      </w:del>
      <w:ins w:id="554" w:author="Author">
        <w:r>
          <w:t>Formula</w:t>
        </w:r>
        <w:r w:rsidR="003D525D">
          <w:t>s</w:t>
        </w:r>
      </w:ins>
      <w:r>
        <w:t xml:space="preserve"> (2.5), (2.6), (2.8), and (2.9), contain </w:t>
      </w:r>
      <w:del w:id="555" w:author="Author">
        <w:r>
          <w:delText>a large number of</w:delText>
        </w:r>
      </w:del>
      <w:ins w:id="556" w:author="Author">
        <w:r w:rsidR="003D525D">
          <w:t>many</w:t>
        </w:r>
      </w:ins>
      <w:r>
        <w:t xml:space="preserve"> independent summations, making them excellent candidates for parallel processing. Moreover, the inherently procedural nature of these formulas allows statistical Taylor expansion to be implemented efficiently at the hardware level.</w:t>
      </w:r>
    </w:p>
    <w:p w14:paraId="77057AE9" w14:textId="14FB4449" w:rsidR="00F1214F" w:rsidRDefault="00BE2C0C">
      <w:pPr>
        <w:spacing w:after="0"/>
        <w:ind w:left="-15" w:right="221" w:firstLine="299"/>
      </w:pPr>
      <w:r>
        <w:t xml:space="preserve">In variance arithmetic, deviations are comparable </w:t>
      </w:r>
      <w:del w:id="557" w:author="Author">
        <w:r>
          <w:delText>with</w:delText>
        </w:r>
      </w:del>
      <w:ins w:id="558" w:author="Author">
        <w:r w:rsidR="003D525D">
          <w:t>to</w:t>
        </w:r>
      </w:ins>
      <w:r w:rsidR="003D525D">
        <w:t xml:space="preserve"> </w:t>
      </w:r>
      <w:r>
        <w:t>values</w:t>
      </w:r>
      <w:del w:id="559" w:author="Author">
        <w:r>
          <w:delText>,</w:delText>
        </w:r>
      </w:del>
      <w:r>
        <w:t xml:space="preserve"> but variances are used in calculation. This effectively limits the range of deviations to the square root of that of </w:t>
      </w:r>
      <w:ins w:id="560" w:author="Author">
        <w:r w:rsidR="003D525D">
          <w:t xml:space="preserve">the </w:t>
        </w:r>
      </w:ins>
      <w:r>
        <w:t xml:space="preserve">values. If the sign bit of the floating type can be re-purposed as an exponent bit as an unsigned floating-point type for </w:t>
      </w:r>
      <w:del w:id="561" w:author="Author">
        <w:r>
          <w:delText>deviations</w:delText>
        </w:r>
      </w:del>
      <w:ins w:id="562" w:author="Author">
        <w:r>
          <w:t>deviation</w:t>
        </w:r>
      </w:ins>
      <w:r>
        <w:t>, the range of the deviation will be identical to that of</w:t>
      </w:r>
      <w:ins w:id="563" w:author="Author">
        <w:r>
          <w:t xml:space="preserve"> </w:t>
        </w:r>
        <w:r w:rsidR="003D525D">
          <w:t>the</w:t>
        </w:r>
      </w:ins>
      <w:r w:rsidR="003D525D">
        <w:t xml:space="preserve"> </w:t>
      </w:r>
      <w:r>
        <w:t>values.</w:t>
      </w:r>
    </w:p>
    <w:p w14:paraId="28494072" w14:textId="4AD6BBFC" w:rsidR="00F1214F" w:rsidRDefault="00BE2C0C">
      <w:pPr>
        <w:spacing w:after="0"/>
        <w:ind w:left="-15" w:right="221" w:firstLine="299"/>
      </w:pPr>
      <w:r>
        <w:t xml:space="preserve">When an analytic expression undergoes statistical Taylor expansion, the resulting expression can become highly complex, as in the case of matrix inversion. </w:t>
      </w:r>
      <w:del w:id="564" w:author="Author">
        <w:r>
          <w:delText>However, modern</w:delText>
        </w:r>
      </w:del>
      <w:ins w:id="565" w:author="Author">
        <w:r w:rsidR="003D525D">
          <w:t>Modern</w:t>
        </w:r>
      </w:ins>
      <w:r>
        <w:t xml:space="preserve"> symbolic computation tools such as </w:t>
      </w:r>
      <w:r>
        <w:rPr>
          <w:i/>
        </w:rPr>
        <w:t xml:space="preserve">SymPy </w:t>
      </w:r>
      <w:r>
        <w:t xml:space="preserve">and Mathematica can </w:t>
      </w:r>
      <w:del w:id="566" w:author="Author">
        <w:r>
          <w:delText>greatly</w:delText>
        </w:r>
      </w:del>
      <w:ins w:id="567" w:author="Author">
        <w:r w:rsidR="006C5CE8">
          <w:t>significantly</w:t>
        </w:r>
      </w:ins>
      <w:r w:rsidR="006C5CE8">
        <w:t xml:space="preserve"> </w:t>
      </w:r>
      <w:r>
        <w:t xml:space="preserve">facilitate </w:t>
      </w:r>
      <w:del w:id="568" w:author="Author">
        <w:r>
          <w:delText>these</w:delText>
        </w:r>
      </w:del>
      <w:ins w:id="569" w:author="Author">
        <w:r w:rsidR="006C5CE8">
          <w:t>such</w:t>
        </w:r>
      </w:ins>
      <w:r w:rsidR="006C5CE8">
        <w:t xml:space="preserve"> </w:t>
      </w:r>
      <w:r>
        <w:t>calculations. This observation suggests that it may be time to shift from purely numerical programming toward analytic programming, particularly for problems that possess inherently analytic formulations.</w:t>
      </w:r>
    </w:p>
    <w:p w14:paraId="1D3A1C60" w14:textId="52CD1D19" w:rsidR="00F1214F" w:rsidRDefault="00BE2C0C">
      <w:pPr>
        <w:ind w:left="-15" w:right="221" w:firstLine="299"/>
      </w:pPr>
      <w:r>
        <w:t>As an enhancement to dependency tracing, source tracing identifies each input’s contribution to the overall result uncertainty. This capability enables engineers to pinpoint the primary sources of measurement inaccuracy</w:t>
      </w:r>
      <w:del w:id="570" w:author="Author">
        <w:r>
          <w:delText xml:space="preserve"> and in turn</w:delText>
        </w:r>
      </w:del>
      <w:ins w:id="571" w:author="Author">
        <w:r w:rsidR="006C5CE8">
          <w:t>, allowing them to</w:t>
        </w:r>
      </w:ins>
      <w:r w:rsidR="006C5CE8">
        <w:t xml:space="preserve"> </w:t>
      </w:r>
      <w:r>
        <w:t xml:space="preserve">guide targeted improvements in data acquisition and processing strategies. For example, Formula (2.29) can </w:t>
      </w:r>
      <w:del w:id="572" w:author="Author">
        <w:r>
          <w:delText>guide how to improve</w:delText>
        </w:r>
      </w:del>
      <w:ins w:id="573" w:author="Author">
        <w:r w:rsidR="006C5CE8">
          <w:t xml:space="preserve">provide guidance on </w:t>
        </w:r>
        <w:r>
          <w:t>improv</w:t>
        </w:r>
        <w:r w:rsidR="006C5CE8">
          <w:t>ing</w:t>
        </w:r>
      </w:ins>
      <w:r>
        <w:t xml:space="preserve"> the ideal ratio of </w:t>
      </w:r>
      <w:r>
        <w:rPr>
          <w:i/>
        </w:rPr>
        <w:t xml:space="preserve">x </w:t>
      </w:r>
      <w:r>
        <w:t xml:space="preserve">± </w:t>
      </w:r>
      <w:r>
        <w:rPr>
          <w:i/>
        </w:rPr>
        <w:t>y</w:t>
      </w:r>
      <w:r>
        <w:t>.</w:t>
      </w:r>
    </w:p>
    <w:p w14:paraId="595F42E0" w14:textId="77777777" w:rsidR="00F1214F" w:rsidRDefault="00BE2C0C">
      <w:pPr>
        <w:spacing w:after="0"/>
        <w:ind w:left="-15" w:right="221" w:firstLine="299"/>
      </w:pPr>
      <w:r>
        <w:t>A key open question is whether variance arithmetic can be adapted to achieve ideal coverage for floating-point rounding errors. Developing variance arithmetic with ideal coverage for floating-point rounding errors would be quite valuable because many theoretical calculations lack explicit input uncertainties.</w:t>
      </w:r>
    </w:p>
    <w:p w14:paraId="36956776" w14:textId="7B19ADF4" w:rsidR="00F1214F" w:rsidRDefault="00BE2C0C">
      <w:pPr>
        <w:spacing w:after="0"/>
        <w:ind w:left="-15" w:right="221" w:firstLine="299"/>
      </w:pPr>
      <w:r>
        <w:t xml:space="preserve">Because </w:t>
      </w:r>
      <w:del w:id="574" w:author="Author">
        <w:r>
          <w:delText>traditional</w:delText>
        </w:r>
      </w:del>
      <w:ins w:id="575" w:author="Author">
        <w:r w:rsidR="006C5CE8">
          <w:t>conventional</w:t>
        </w:r>
      </w:ins>
      <w:r>
        <w:t xml:space="preserve"> numerical approaches are based on floating-point arithmetic, they must be reexamined or even reinvented within the framework of variance arithmetic. For instance, most conventional numerical algorithms aim to identify optimal computational paths, whereas variance arithmetic conceptually rejects all </w:t>
      </w:r>
      <w:r w:rsidR="0043441B">
        <w:t>path</w:t>
      </w:r>
      <w:del w:id="576" w:author="Author">
        <w:r w:rsidR="0043441B">
          <w:delText xml:space="preserve"> </w:delText>
        </w:r>
      </w:del>
      <w:ins w:id="577" w:author="Author">
        <w:r w:rsidR="006C5CE8">
          <w:t>-</w:t>
        </w:r>
      </w:ins>
      <w:r w:rsidR="0043441B">
        <w:t>dependent</w:t>
      </w:r>
      <w:r>
        <w:t xml:space="preserve"> calculations. Reconciling these two paradigms may present a significant and ongoing challenge.</w:t>
      </w:r>
    </w:p>
    <w:p w14:paraId="1CAEFCC6" w14:textId="080882DB" w:rsidR="00F1214F" w:rsidRDefault="00BE2C0C">
      <w:pPr>
        <w:spacing w:after="358"/>
        <w:ind w:left="-15" w:right="221" w:firstLine="299"/>
      </w:pPr>
      <w:r>
        <w:t>Establishing theoretical foundation for applying statistical Taylor expansion in the absence of a closed-form analytic solution</w:t>
      </w:r>
      <w:del w:id="578" w:author="Author">
        <w:r>
          <w:delText>,</w:delText>
        </w:r>
      </w:del>
      <w:r>
        <w:t xml:space="preserve"> or when only limited low-order numerical derivatives are available, as </w:t>
      </w:r>
      <w:del w:id="579" w:author="Author">
        <w:r>
          <w:delText>in</w:delText>
        </w:r>
      </w:del>
      <w:ins w:id="580" w:author="Author">
        <w:r w:rsidR="006C5CE8">
          <w:t>occurs when</w:t>
        </w:r>
      </w:ins>
      <w:r w:rsidR="006C5CE8">
        <w:t xml:space="preserve"> </w:t>
      </w:r>
      <w:r>
        <w:t>solving differential equations, remains an important direction for future research.</w:t>
      </w:r>
    </w:p>
    <w:p w14:paraId="002408C8" w14:textId="4990BBD0" w:rsidR="00F1214F" w:rsidRDefault="006613B9">
      <w:pPr>
        <w:pStyle w:val="Heading2"/>
        <w:ind w:left="598" w:hanging="613"/>
      </w:pPr>
      <w:r>
        <w:t xml:space="preserve">Possible Connections </w:t>
      </w:r>
      <w:del w:id="581" w:author="Author">
        <w:r>
          <w:delText>To</w:delText>
        </w:r>
      </w:del>
      <w:ins w:id="582" w:author="Author">
        <w:r w:rsidR="006C5CE8">
          <w:t>t</w:t>
        </w:r>
        <w:r>
          <w:t>o</w:t>
        </w:r>
      </w:ins>
      <w:r>
        <w:t xml:space="preserve"> Quantum Physics</w:t>
      </w:r>
    </w:p>
    <w:p w14:paraId="017193C3" w14:textId="2DD9860F" w:rsidR="00F1214F" w:rsidRDefault="00BE2C0C">
      <w:pPr>
        <w:spacing w:after="461"/>
        <w:ind w:left="-5" w:right="221"/>
      </w:pPr>
      <w:r>
        <w:t xml:space="preserve">For input distribution without bounding, Formula (2.6) may not converge, for example, when the input uncertainty is Laplace [4] so that </w:t>
      </w:r>
      <w:r>
        <w:rPr>
          <w:i/>
        </w:rPr>
        <w:t>ζ</w:t>
      </w:r>
      <w:r>
        <w:t>(2</w:t>
      </w:r>
      <w:r>
        <w:rPr>
          <w:i/>
        </w:rPr>
        <w:t>n</w:t>
      </w:r>
      <w:r>
        <w:t>) = (2</w:t>
      </w:r>
      <w:r>
        <w:rPr>
          <w:i/>
        </w:rPr>
        <w:t>n</w:t>
      </w:r>
      <w:r>
        <w:t xml:space="preserve">)!. It is necessary that the input uncertainty is bounded </w:t>
      </w:r>
      <w:del w:id="583" w:author="Author">
        <w:r>
          <w:delText>due to</w:delText>
        </w:r>
      </w:del>
      <w:ins w:id="584" w:author="Author">
        <w:r w:rsidR="00157C18">
          <w:t>because of</w:t>
        </w:r>
      </w:ins>
      <w:r>
        <w:t xml:space="preserve"> sampling, which resembles the need for renormalization in quantum field theory. </w:t>
      </w:r>
      <w:del w:id="585" w:author="Author">
        <w:r>
          <w:delText>The</w:delText>
        </w:r>
      </w:del>
      <w:ins w:id="586" w:author="Author">
        <w:r w:rsidR="003A22EE">
          <w:t>Furthermore, t</w:t>
        </w:r>
        <w:r>
          <w:t>he</w:t>
        </w:r>
      </w:ins>
      <w:r>
        <w:t xml:space="preserve"> dependence of convergence on the choice of ideal bounding range ˆ</w:t>
      </w:r>
      <w:r>
        <w:rPr>
          <w:i/>
        </w:rPr>
        <w:t xml:space="preserve">κ </w:t>
      </w:r>
      <w:r>
        <w:t xml:space="preserve">suggests the principle </w:t>
      </w:r>
      <w:del w:id="587" w:author="Author">
        <w:r>
          <w:delText xml:space="preserve">of </w:delText>
        </w:r>
      </w:del>
      <w:r>
        <w:t>quantum physics: what it is depends on how it is measured.</w:t>
      </w:r>
      <w:r w:rsidR="00AF6D28">
        <w:t xml:space="preserve"> </w:t>
      </w:r>
      <w:r>
        <w:t>Both resemblances</w:t>
      </w:r>
      <w:ins w:id="588" w:author="Author">
        <w:r>
          <w:t xml:space="preserve"> </w:t>
        </w:r>
        <w:r w:rsidR="006C5CE8">
          <w:t>are</w:t>
        </w:r>
      </w:ins>
      <w:r w:rsidR="006C5CE8">
        <w:t xml:space="preserve"> </w:t>
      </w:r>
      <w:r>
        <w:t>worth further investigation.</w:t>
      </w:r>
    </w:p>
    <w:p w14:paraId="7D3E4EAB" w14:textId="77777777" w:rsidR="00F1214F" w:rsidRDefault="00BE2C0C">
      <w:pPr>
        <w:pStyle w:val="Heading1"/>
        <w:ind w:left="631" w:hanging="646"/>
      </w:pPr>
      <w:r>
        <w:t>Statements and Declarations</w:t>
      </w:r>
    </w:p>
    <w:p w14:paraId="5A5CF27D" w14:textId="77777777" w:rsidR="00F1214F" w:rsidRDefault="00BE2C0C">
      <w:pPr>
        <w:pStyle w:val="Heading2"/>
        <w:ind w:left="732" w:hanging="747"/>
      </w:pPr>
      <w:r>
        <w:t>Acknowledgments</w:t>
      </w:r>
    </w:p>
    <w:p w14:paraId="3ACF8817" w14:textId="0CF8B72F" w:rsidR="00F1214F" w:rsidRDefault="00742148">
      <w:pPr>
        <w:spacing w:after="357"/>
        <w:ind w:left="-5" w:right="221"/>
      </w:pPr>
      <w:r w:rsidRPr="00742148">
        <w:t>As an independent researcher without institutional affiliation, the author expresses sincere gratitude to Dr. Zhong Zhong (Brookhaven National Laboratory) and Prof</w:t>
      </w:r>
      <w:ins w:id="589" w:author="Author">
        <w:r w:rsidRPr="00742148">
          <w:t>.</w:t>
        </w:r>
      </w:ins>
      <w:r w:rsidRPr="00742148">
        <w:t xml:space="preserve"> Weigang Qiu (Hunter College) for their encouragement and valuable discussions. Special thanks are extended to the organizers of AMCS 2005, particularly Prof. Hamid R. Arabnia (University of Georgia), and to the organizers of the NKS Mathematica Forum 2007. The author also gratefully acknowledges Prof</w:t>
      </w:r>
      <w:ins w:id="590" w:author="Author">
        <w:r w:rsidRPr="00742148">
          <w:t>.</w:t>
        </w:r>
      </w:ins>
      <w:r w:rsidRPr="00742148">
        <w:t xml:space="preserve"> Dongfeng Wu (</w:t>
      </w:r>
      <w:ins w:id="591" w:author="Author">
        <w:r w:rsidRPr="00742148">
          <w:t xml:space="preserve">University of </w:t>
        </w:r>
      </w:ins>
      <w:r w:rsidRPr="00742148">
        <w:t>Louisville</w:t>
      </w:r>
      <w:del w:id="592" w:author="Author">
        <w:r w:rsidR="00BE2C0C">
          <w:delText xml:space="preserve"> University</w:delText>
        </w:r>
      </w:del>
      <w:r w:rsidRPr="00742148">
        <w:t xml:space="preserve">) for her insightful guidance on statistical topics. Finally, heartfelt appreciation is extended to the editors and reviewers of </w:t>
      </w:r>
      <w:r w:rsidRPr="00742148">
        <w:rPr>
          <w:i/>
          <w:iCs/>
        </w:rPr>
        <w:t>Reliable Computing</w:t>
      </w:r>
      <w:r w:rsidRPr="00742148">
        <w:t xml:space="preserve"> for their substantial assistance in shaping and accepting an earlier version of this work, with special recognition </w:t>
      </w:r>
      <w:ins w:id="593" w:author="Author">
        <w:r w:rsidRPr="00742148">
          <w:t xml:space="preserve">given </w:t>
        </w:r>
      </w:ins>
      <w:r w:rsidRPr="00742148">
        <w:t>to Managing Editor Prof. Rolph Baker Kearfott.</w:t>
      </w:r>
    </w:p>
    <w:p w14:paraId="46A4BCA9" w14:textId="77777777" w:rsidR="00F1214F" w:rsidRDefault="00BE2C0C">
      <w:pPr>
        <w:pStyle w:val="Heading2"/>
        <w:spacing w:after="69"/>
        <w:ind w:left="732" w:hanging="747"/>
      </w:pPr>
      <w:r>
        <w:t>Data Availability Statement</w:t>
      </w:r>
    </w:p>
    <w:p w14:paraId="3C982F5C" w14:textId="77777777" w:rsidR="00F1214F" w:rsidRDefault="00BE2C0C">
      <w:pPr>
        <w:spacing w:after="0"/>
        <w:ind w:left="-5" w:right="221"/>
        <w:rPr>
          <w:del w:id="594" w:author="Author"/>
        </w:rPr>
      </w:pPr>
      <w:r>
        <w:t xml:space="preserve">The data set used in this study are all generated in the open-source project at </w:t>
      </w:r>
      <w:r>
        <w:rPr>
          <w:rFonts w:ascii="Calibri" w:eastAsia="Calibri" w:hAnsi="Calibri" w:cs="Calibri"/>
        </w:rPr>
        <w:t>https</w:t>
      </w:r>
      <w:del w:id="595" w:author="Author">
        <w:r>
          <w:rPr>
            <w:rFonts w:ascii="Calibri" w:eastAsia="Calibri" w:hAnsi="Calibri" w:cs="Calibri"/>
          </w:rPr>
          <w:delText>:</w:delText>
        </w:r>
      </w:del>
    </w:p>
    <w:p w14:paraId="7E91AFC6" w14:textId="355DB97C" w:rsidR="00F1214F" w:rsidRDefault="00BE2C0C" w:rsidP="00B50C18">
      <w:pPr>
        <w:spacing w:after="0"/>
        <w:ind w:left="-5" w:right="221"/>
      </w:pPr>
      <w:del w:id="596" w:author="Author">
        <w:r>
          <w:rPr>
            <w:rFonts w:ascii="Calibri" w:eastAsia="Calibri" w:hAnsi="Calibri" w:cs="Calibri"/>
          </w:rPr>
          <w:delText>//</w:delText>
        </w:r>
      </w:del>
      <w:ins w:id="597" w:author="Author">
        <w:r>
          <w:rPr>
            <w:rFonts w:ascii="Calibri" w:eastAsia="Calibri" w:hAnsi="Calibri" w:cs="Calibri"/>
          </w:rPr>
          <w:t>:</w:t>
        </w:r>
        <w:r>
          <w:rPr>
            <w:rFonts w:ascii="Calibri" w:eastAsia="Calibri" w:hAnsi="Calibri" w:cs="Calibri"/>
          </w:rPr>
          <w:t>//</w:t>
        </w:r>
      </w:ins>
      <w:r>
        <w:rPr>
          <w:rFonts w:ascii="Calibri" w:eastAsia="Calibri" w:hAnsi="Calibri" w:cs="Calibri"/>
        </w:rPr>
        <w:t>github.com/Chengpu0707/VarianceArithmetic</w:t>
      </w:r>
      <w:r>
        <w:t>. The execution assistance and explanation of the above code are available from the author upon request.</w:t>
      </w:r>
    </w:p>
    <w:p w14:paraId="3611377E" w14:textId="77777777" w:rsidR="00F1214F" w:rsidRDefault="00BE2C0C">
      <w:pPr>
        <w:pStyle w:val="Heading2"/>
        <w:ind w:left="732" w:hanging="747"/>
      </w:pPr>
      <w:r>
        <w:t>Competing Interests</w:t>
      </w:r>
    </w:p>
    <w:p w14:paraId="4D8A9A4A" w14:textId="77777777" w:rsidR="00F1214F" w:rsidRDefault="00BE2C0C">
      <w:pPr>
        <w:ind w:left="-5" w:right="221"/>
      </w:pPr>
      <w:r>
        <w:t>The author has no competing interests to declare that are relevant to the content of this article.</w:t>
      </w:r>
    </w:p>
    <w:p w14:paraId="594DE797" w14:textId="77777777" w:rsidR="00F1214F" w:rsidRDefault="00BE2C0C">
      <w:pPr>
        <w:tabs>
          <w:tab w:val="center" w:pos="1291"/>
        </w:tabs>
        <w:spacing w:after="41" w:line="265" w:lineRule="auto"/>
        <w:ind w:left="-15" w:firstLine="0"/>
        <w:jc w:val="left"/>
      </w:pPr>
      <w:r>
        <w:rPr>
          <w:b/>
          <w:sz w:val="24"/>
        </w:rPr>
        <w:t>10.4</w:t>
      </w:r>
      <w:r>
        <w:rPr>
          <w:b/>
          <w:sz w:val="24"/>
        </w:rPr>
        <w:tab/>
        <w:t>Founding</w:t>
      </w:r>
    </w:p>
    <w:p w14:paraId="1CBA7C7A" w14:textId="77777777" w:rsidR="00F1214F" w:rsidRDefault="00BE2C0C">
      <w:pPr>
        <w:spacing w:after="399"/>
        <w:ind w:left="-5" w:right="221"/>
      </w:pPr>
      <w:r>
        <w:t>No funding was received from any organization or agency in support of this research.</w:t>
      </w:r>
    </w:p>
    <w:p w14:paraId="39460806" w14:textId="77777777" w:rsidR="00F1214F" w:rsidRDefault="00BE2C0C">
      <w:pPr>
        <w:pStyle w:val="Heading1"/>
        <w:numPr>
          <w:ilvl w:val="0"/>
          <w:numId w:val="0"/>
        </w:numPr>
        <w:spacing w:after="53"/>
        <w:ind w:left="-5"/>
      </w:pPr>
      <w:r>
        <w:t>References</w:t>
      </w:r>
    </w:p>
    <w:p w14:paraId="4EAE8E65" w14:textId="77777777" w:rsidR="00F1214F" w:rsidRDefault="00BE2C0C">
      <w:pPr>
        <w:numPr>
          <w:ilvl w:val="0"/>
          <w:numId w:val="4"/>
        </w:numPr>
        <w:ind w:right="221" w:hanging="386"/>
      </w:pPr>
      <w:r>
        <w:t xml:space="preserve">Sylvain Ehrenfeld and Sebastian B. Littauer. </w:t>
      </w:r>
      <w:r>
        <w:rPr>
          <w:i/>
        </w:rPr>
        <w:t>Introduction to Statistical Methods</w:t>
      </w:r>
      <w:r>
        <w:t>. McGraw-Hill, 1965.</w:t>
      </w:r>
    </w:p>
    <w:p w14:paraId="199985B8" w14:textId="77777777" w:rsidR="00F1214F" w:rsidRDefault="00BE2C0C">
      <w:pPr>
        <w:numPr>
          <w:ilvl w:val="0"/>
          <w:numId w:val="4"/>
        </w:numPr>
        <w:spacing w:after="91" w:line="258" w:lineRule="auto"/>
        <w:ind w:right="221" w:hanging="386"/>
      </w:pPr>
      <w:r>
        <w:t xml:space="preserve">John R. Taylor. </w:t>
      </w:r>
      <w:r>
        <w:rPr>
          <w:i/>
        </w:rPr>
        <w:t>Introduction to Error Analysis: The Study of Output Precisions in Physical Measurements</w:t>
      </w:r>
      <w:r>
        <w:t>. University Science Books, 1997.</w:t>
      </w:r>
    </w:p>
    <w:p w14:paraId="31ABB332" w14:textId="77777777" w:rsidR="00F1214F" w:rsidRDefault="00BE2C0C">
      <w:pPr>
        <w:numPr>
          <w:ilvl w:val="0"/>
          <w:numId w:val="4"/>
        </w:numPr>
        <w:ind w:right="221" w:hanging="386"/>
      </w:pPr>
      <w:r>
        <w:t xml:space="preserve">Fredrik Gustafsson and Gustaf Hendeby. Some relations between extended and unscented kalman filters. </w:t>
      </w:r>
      <w:r>
        <w:rPr>
          <w:i/>
        </w:rPr>
        <w:t>IEEE Transactions on Signal Processing</w:t>
      </w:r>
      <w:r>
        <w:t>, 60-2:545–555, 2012.</w:t>
      </w:r>
    </w:p>
    <w:p w14:paraId="2306465B" w14:textId="77777777" w:rsidR="00F1214F" w:rsidRDefault="00BE2C0C">
      <w:pPr>
        <w:numPr>
          <w:ilvl w:val="0"/>
          <w:numId w:val="4"/>
        </w:numPr>
        <w:ind w:right="221" w:hanging="386"/>
      </w:pPr>
      <w:r>
        <w:t xml:space="preserve">Michael J. Evans and Jeffrey S. Rosenthal. </w:t>
      </w:r>
      <w:r>
        <w:rPr>
          <w:i/>
        </w:rPr>
        <w:t xml:space="preserve">Probability and Statistics: The Science of </w:t>
      </w:r>
      <w:r>
        <w:rPr>
          <w:i/>
        </w:rPr>
        <w:t>Uncertainty</w:t>
      </w:r>
      <w:r>
        <w:t>. W. H. Freeman, 2003.</w:t>
      </w:r>
    </w:p>
    <w:p w14:paraId="42C5C595" w14:textId="77777777" w:rsidR="00F1214F" w:rsidRDefault="00BE2C0C">
      <w:pPr>
        <w:numPr>
          <w:ilvl w:val="0"/>
          <w:numId w:val="4"/>
        </w:numPr>
        <w:ind w:right="221" w:hanging="386"/>
      </w:pPr>
      <w:r>
        <w:t xml:space="preserve">William H. Press, Saul A Teukolsky, William T. Vetterling, and Brian P. Flannery. </w:t>
      </w:r>
      <w:r>
        <w:rPr>
          <w:i/>
        </w:rPr>
        <w:t>Numerical Recipes in C</w:t>
      </w:r>
      <w:r>
        <w:t>. Cambridge University Press, 1992.</w:t>
      </w:r>
    </w:p>
    <w:p w14:paraId="3839CBA2" w14:textId="77777777" w:rsidR="00F1214F" w:rsidRDefault="00BE2C0C">
      <w:pPr>
        <w:numPr>
          <w:ilvl w:val="0"/>
          <w:numId w:val="4"/>
        </w:numPr>
        <w:spacing w:after="98"/>
        <w:ind w:right="221" w:hanging="386"/>
      </w:pPr>
      <w:r>
        <w:t xml:space="preserve">John P Hayes. </w:t>
      </w:r>
      <w:r>
        <w:rPr>
          <w:i/>
        </w:rPr>
        <w:t>Computer Architecture</w:t>
      </w:r>
      <w:r>
        <w:t>. McGraw-Hill, 1988.</w:t>
      </w:r>
    </w:p>
    <w:p w14:paraId="1C45CBE9" w14:textId="77777777" w:rsidR="00F1214F" w:rsidRDefault="00BE2C0C">
      <w:pPr>
        <w:numPr>
          <w:ilvl w:val="0"/>
          <w:numId w:val="4"/>
        </w:numPr>
        <w:spacing w:after="95"/>
        <w:ind w:right="221" w:hanging="386"/>
      </w:pPr>
      <w:r>
        <w:t xml:space="preserve">David Goldberg. What every computer scientist should know about floating-point arithmetic. </w:t>
      </w:r>
      <w:r>
        <w:rPr>
          <w:i/>
        </w:rPr>
        <w:t>ACM Computing Surveys</w:t>
      </w:r>
      <w:r>
        <w:t>, March 1991.</w:t>
      </w:r>
    </w:p>
    <w:p w14:paraId="3CAC7D1D" w14:textId="77777777" w:rsidR="00F1214F" w:rsidRDefault="00BE2C0C">
      <w:pPr>
        <w:numPr>
          <w:ilvl w:val="0"/>
          <w:numId w:val="4"/>
        </w:numPr>
        <w:spacing w:after="91" w:line="258" w:lineRule="auto"/>
        <w:ind w:right="221" w:hanging="386"/>
      </w:pPr>
      <w:r>
        <w:t xml:space="preserve">Institute of Electrical and Electronics Engineers. </w:t>
      </w:r>
      <w:r>
        <w:rPr>
          <w:i/>
        </w:rPr>
        <w:t>ANSI/IEEE 754-2008 Standard for Binary Floating-Point Arithmetic</w:t>
      </w:r>
      <w:r>
        <w:t>, 2008.</w:t>
      </w:r>
    </w:p>
    <w:p w14:paraId="4048A8B6" w14:textId="77777777" w:rsidR="00F1214F" w:rsidRDefault="00BE2C0C">
      <w:pPr>
        <w:numPr>
          <w:ilvl w:val="0"/>
          <w:numId w:val="4"/>
        </w:numPr>
        <w:spacing w:after="98"/>
        <w:ind w:right="221" w:hanging="386"/>
      </w:pPr>
      <w:r>
        <w:t xml:space="preserve">R.E. Moore. </w:t>
      </w:r>
      <w:r>
        <w:rPr>
          <w:i/>
        </w:rPr>
        <w:t>Interval Analysis</w:t>
      </w:r>
      <w:r>
        <w:t>. Prentice Hall, 1966.</w:t>
      </w:r>
    </w:p>
    <w:p w14:paraId="3E7D2C87" w14:textId="77777777" w:rsidR="00F1214F" w:rsidRDefault="00BE2C0C">
      <w:pPr>
        <w:numPr>
          <w:ilvl w:val="0"/>
          <w:numId w:val="4"/>
        </w:numPr>
        <w:ind w:right="221" w:hanging="386"/>
      </w:pPr>
      <w:r>
        <w:t xml:space="preserve">W. Kramer. A prior worst case error bounds for floating-point computations. </w:t>
      </w:r>
      <w:r>
        <w:rPr>
          <w:i/>
        </w:rPr>
        <w:t>IEEE Trans. Computers</w:t>
      </w:r>
      <w:r>
        <w:t>, 47:750–756, 1998.</w:t>
      </w:r>
    </w:p>
    <w:p w14:paraId="63220BC9" w14:textId="77777777" w:rsidR="00F1214F" w:rsidRDefault="00BE2C0C">
      <w:pPr>
        <w:numPr>
          <w:ilvl w:val="0"/>
          <w:numId w:val="4"/>
        </w:numPr>
        <w:ind w:right="221" w:hanging="386"/>
      </w:pPr>
      <w:r>
        <w:t xml:space="preserve">G. Alefeld and G. Mayer. Interval analysis: Theory and applications. </w:t>
      </w:r>
      <w:r>
        <w:rPr>
          <w:i/>
        </w:rPr>
        <w:t>Journal of Computational and Applied Mathematics</w:t>
      </w:r>
      <w:r>
        <w:t>, 121:421–464, 2000.</w:t>
      </w:r>
    </w:p>
    <w:p w14:paraId="2C2B0892" w14:textId="77777777" w:rsidR="00F1214F" w:rsidRDefault="00BE2C0C">
      <w:pPr>
        <w:numPr>
          <w:ilvl w:val="0"/>
          <w:numId w:val="4"/>
        </w:numPr>
        <w:ind w:right="221" w:hanging="386"/>
      </w:pPr>
      <w:r>
        <w:t xml:space="preserve">W. Kramer. Generalized intervals and the dependency problem. </w:t>
      </w:r>
      <w:r>
        <w:rPr>
          <w:i/>
        </w:rPr>
        <w:t>Proceedings in Applied Mathematics and Mechanics</w:t>
      </w:r>
      <w:r>
        <w:t>, 6:685–686, 2006.</w:t>
      </w:r>
    </w:p>
    <w:p w14:paraId="09F487C2" w14:textId="77777777" w:rsidR="00F1214F" w:rsidRDefault="00BE2C0C">
      <w:pPr>
        <w:numPr>
          <w:ilvl w:val="0"/>
          <w:numId w:val="4"/>
        </w:numPr>
        <w:ind w:right="221" w:hanging="386"/>
      </w:pPr>
      <w:r>
        <w:t xml:space="preserve">A. Neumaier S.M. Rump S.P. Shary B. Kearfott, M. T. Nakao and P. Van Hentenryck. Standardized notation in interval analysis. </w:t>
      </w:r>
      <w:r>
        <w:rPr>
          <w:i/>
        </w:rPr>
        <w:t>Computational Technologies</w:t>
      </w:r>
      <w:r>
        <w:t>, 15:7–13, 2010.</w:t>
      </w:r>
    </w:p>
    <w:p w14:paraId="0508D23B" w14:textId="77777777" w:rsidR="00F1214F" w:rsidRDefault="00BE2C0C">
      <w:pPr>
        <w:numPr>
          <w:ilvl w:val="0"/>
          <w:numId w:val="4"/>
        </w:numPr>
        <w:ind w:right="221" w:hanging="386"/>
      </w:pPr>
      <w:r>
        <w:t xml:space="preserve">C. P. Wang. A new uncertainty-bearing floating-point arithmetic. </w:t>
      </w:r>
      <w:r>
        <w:rPr>
          <w:i/>
        </w:rPr>
        <w:t>Reliable Computing</w:t>
      </w:r>
      <w:r>
        <w:t>, 16:308–361, 2012.</w:t>
      </w:r>
    </w:p>
    <w:p w14:paraId="3E75D01D" w14:textId="77777777" w:rsidR="00F1214F" w:rsidRDefault="00BE2C0C">
      <w:pPr>
        <w:numPr>
          <w:ilvl w:val="0"/>
          <w:numId w:val="4"/>
        </w:numPr>
        <w:spacing w:after="98"/>
        <w:ind w:right="221" w:hanging="386"/>
      </w:pPr>
      <w:r>
        <w:t xml:space="preserve">Oliver Aberth. </w:t>
      </w:r>
      <w:r>
        <w:rPr>
          <w:i/>
        </w:rPr>
        <w:t>Precise Numerical Methods Using C++</w:t>
      </w:r>
      <w:r>
        <w:t>. Academic Press, 1998.</w:t>
      </w:r>
    </w:p>
    <w:p w14:paraId="48BDC898" w14:textId="77777777" w:rsidR="00F1214F" w:rsidRDefault="00BE2C0C">
      <w:pPr>
        <w:numPr>
          <w:ilvl w:val="0"/>
          <w:numId w:val="4"/>
        </w:numPr>
        <w:spacing w:after="91" w:line="258" w:lineRule="auto"/>
        <w:ind w:right="221" w:hanging="386"/>
      </w:pPr>
      <w:r>
        <w:t xml:space="preserve">Nicholas J. Higham. </w:t>
      </w:r>
      <w:r>
        <w:rPr>
          <w:i/>
        </w:rPr>
        <w:t>Accuracy and Stability of Numerical Algorithms</w:t>
      </w:r>
      <w:r>
        <w:t>. SIAM, 2002.</w:t>
      </w:r>
    </w:p>
    <w:p w14:paraId="33C543D0" w14:textId="77777777" w:rsidR="00F1214F" w:rsidRDefault="00BE2C0C">
      <w:pPr>
        <w:numPr>
          <w:ilvl w:val="0"/>
          <w:numId w:val="4"/>
        </w:numPr>
        <w:ind w:right="221" w:hanging="386"/>
      </w:pPr>
      <w:r>
        <w:t xml:space="preserve">J. Vignes. A stochastic arithmetic for reliable scientific computation. </w:t>
      </w:r>
      <w:r>
        <w:rPr>
          <w:i/>
        </w:rPr>
        <w:t>Mathematics and Computers in Simulation</w:t>
      </w:r>
      <w:r>
        <w:t>, 35:233–261, 1993.</w:t>
      </w:r>
    </w:p>
    <w:p w14:paraId="31C75F2D" w14:textId="77777777" w:rsidR="00F1214F" w:rsidRDefault="00BE2C0C">
      <w:pPr>
        <w:numPr>
          <w:ilvl w:val="0"/>
          <w:numId w:val="4"/>
        </w:numPr>
        <w:spacing w:after="95"/>
        <w:ind w:right="221" w:hanging="386"/>
      </w:pPr>
      <w:r>
        <w:t xml:space="preserve">C. Denis N. S. Scott, F. Jezequel and J. M. Chesneaux. Numerical ’health’ check for scientific codes: the cadna approach. </w:t>
      </w:r>
      <w:r>
        <w:rPr>
          <w:i/>
        </w:rPr>
        <w:t>Computer Physics Communications</w:t>
      </w:r>
      <w:r>
        <w:t>, 176(8):501–527, 2007.</w:t>
      </w:r>
    </w:p>
    <w:p w14:paraId="489B084E" w14:textId="77777777" w:rsidR="00F1214F" w:rsidRDefault="00BE2C0C">
      <w:pPr>
        <w:numPr>
          <w:ilvl w:val="0"/>
          <w:numId w:val="4"/>
        </w:numPr>
        <w:spacing w:after="0" w:line="259" w:lineRule="auto"/>
        <w:ind w:right="221" w:hanging="386"/>
      </w:pPr>
      <w:r>
        <w:t xml:space="preserve">J. Hefferon. Linear algebra. </w:t>
      </w:r>
      <w:r>
        <w:rPr>
          <w:rFonts w:ascii="Calibri" w:eastAsia="Calibri" w:hAnsi="Calibri" w:cs="Calibri"/>
        </w:rPr>
        <w:t>http://joshua.smcvt.edu/linearalgebra/</w:t>
      </w:r>
      <w:r>
        <w:t>, 2011.</w:t>
      </w:r>
    </w:p>
    <w:sectPr w:rsidR="00F1214F">
      <w:headerReference w:type="even" r:id="rId65"/>
      <w:headerReference w:type="default" r:id="rId66"/>
      <w:footerReference w:type="default" r:id="rId67"/>
      <w:headerReference w:type="first" r:id="rId68"/>
      <w:pgSz w:w="12240" w:h="15840"/>
      <w:pgMar w:top="2496" w:right="2813" w:bottom="1749" w:left="2317"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initials="A">
    <w:p w14:paraId="2530668C" w14:textId="77777777" w:rsidR="00EC54A8" w:rsidRDefault="00EC54A8" w:rsidP="00EC54A8">
      <w:pPr>
        <w:jc w:val="left"/>
      </w:pPr>
      <w:r>
        <w:rPr>
          <w:rStyle w:val="CommentReference"/>
        </w:rPr>
        <w:annotationRef/>
      </w:r>
      <w:r>
        <w:rPr>
          <w:szCs w:val="20"/>
        </w:rPr>
        <w:t>Dear Author,</w:t>
      </w:r>
    </w:p>
    <w:p w14:paraId="4CDADAE8" w14:textId="77777777" w:rsidR="00EC54A8" w:rsidRDefault="00EC54A8" w:rsidP="00EC54A8">
      <w:pPr>
        <w:jc w:val="left"/>
      </w:pPr>
    </w:p>
    <w:p w14:paraId="030CCC27" w14:textId="77777777" w:rsidR="00EC54A8" w:rsidRDefault="00EC54A8" w:rsidP="00EC54A8">
      <w:pPr>
        <w:jc w:val="left"/>
      </w:pPr>
      <w:r>
        <w:rPr>
          <w:szCs w:val="20"/>
        </w:rPr>
        <w:t>Thank you for choosing to work with us again and for the positive feedback on the previous manuscript.</w:t>
      </w:r>
    </w:p>
    <w:p w14:paraId="1D00ADCA" w14:textId="77777777" w:rsidR="00EC54A8" w:rsidRDefault="00EC54A8" w:rsidP="00EC54A8">
      <w:pPr>
        <w:jc w:val="left"/>
      </w:pPr>
    </w:p>
    <w:p w14:paraId="276CB4E7" w14:textId="77777777" w:rsidR="00EC54A8" w:rsidRDefault="00EC54A8" w:rsidP="00EC54A8">
      <w:pPr>
        <w:jc w:val="left"/>
      </w:pPr>
      <w:r>
        <w:rPr>
          <w:szCs w:val="20"/>
        </w:rPr>
        <w:t>I have edited the manuscript to maintain the same level of quality as before. I look forward to your feedback.</w:t>
      </w:r>
    </w:p>
  </w:comment>
  <w:comment w:id="72" w:author="Author" w:initials="A">
    <w:p w14:paraId="403B3CA7" w14:textId="2E99693A" w:rsidR="00F64267" w:rsidRDefault="00F64267">
      <w:pPr>
        <w:pStyle w:val="CommentText"/>
      </w:pPr>
      <w:r>
        <w:rPr>
          <w:rStyle w:val="CommentReference"/>
        </w:rPr>
        <w:annotationRef/>
      </w:r>
      <w:r w:rsidRPr="00F64267">
        <w:t xml:space="preserve">The original wording suggested ambiguity when P(x)≪1, but the comparison being made was not fully explicit. The phrase could be read as internally inconsistent, because a </w:t>
      </w:r>
      <w:r w:rsidRPr="00F64267">
        <w:rPr>
          <w:i/>
          <w:iCs/>
        </w:rPr>
        <w:t>small</w:t>
      </w:r>
      <w:r w:rsidRPr="00F64267">
        <w:t xml:space="preserve"> P(x) implies a </w:t>
      </w:r>
      <w:r w:rsidRPr="00F64267">
        <w:rPr>
          <w:i/>
          <w:iCs/>
        </w:rPr>
        <w:t>small</w:t>
      </w:r>
      <w:r w:rsidRPr="00F64267">
        <w:t xml:space="preserve"> δx/∣x∣, which clashes with the idea that δx is “too poor” unless the reference point is x≈0</w:t>
      </w:r>
      <w:r>
        <w:t>.</w:t>
      </w:r>
    </w:p>
  </w:comment>
  <w:comment w:id="216" w:author="Author" w:initials="A">
    <w:p w14:paraId="7CCC1F1A" w14:textId="77777777" w:rsidR="004951D5" w:rsidRDefault="004951D5" w:rsidP="004951D5">
      <w:pPr>
        <w:jc w:val="left"/>
      </w:pPr>
      <w:r>
        <w:rPr>
          <w:rStyle w:val="CommentReference"/>
        </w:rPr>
        <w:annotationRef/>
      </w:r>
      <w:r>
        <w:rPr>
          <w:szCs w:val="20"/>
        </w:rPr>
        <w:t>I have rewritten this with the term "to assume that" removed, as this phrasing is confusing in this context. Please check that this revision correctly conveys your intended meaning.</w:t>
      </w:r>
    </w:p>
  </w:comment>
  <w:comment w:id="546" w:author="Author" w:initials="A">
    <w:p w14:paraId="02136565" w14:textId="77777777" w:rsidR="00AF6D28" w:rsidRDefault="00B145E9" w:rsidP="00AF6D28">
      <w:pPr>
        <w:jc w:val="left"/>
      </w:pPr>
      <w:r>
        <w:rPr>
          <w:rStyle w:val="CommentReference"/>
        </w:rPr>
        <w:annotationRef/>
      </w:r>
      <w:r w:rsidR="00AF6D28">
        <w:rPr>
          <w:szCs w:val="20"/>
        </w:rPr>
        <w:t>For clarity, I have made significant word-choice changes here; please ensure that these amendments correctly convey your intended meaning.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6CB4E7" w15:done="0"/>
  <w15:commentEx w15:paraId="403B3CA7" w15:done="0"/>
  <w15:commentEx w15:paraId="7CCC1F1A" w15:done="0"/>
  <w15:commentEx w15:paraId="0213656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6CB4E7" w16cid:durableId="42D82F6E"/>
  <w16cid:commentId w16cid:paraId="403B3CA7" w16cid:durableId="42FFA7FE"/>
  <w16cid:commentId w16cid:paraId="7CCC1F1A" w16cid:durableId="3797CD0A"/>
  <w16cid:commentId w16cid:paraId="02136565" w16cid:durableId="157128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DA27CF" w14:textId="77777777" w:rsidR="00B50C18" w:rsidRDefault="00B50C18">
      <w:pPr>
        <w:spacing w:before="0" w:after="0"/>
      </w:pPr>
      <w:r>
        <w:separator/>
      </w:r>
    </w:p>
  </w:endnote>
  <w:endnote w:type="continuationSeparator" w:id="0">
    <w:p w14:paraId="6D9BE2C0" w14:textId="77777777" w:rsidR="00B50C18" w:rsidRDefault="00B50C18">
      <w:pPr>
        <w:spacing w:before="0" w:after="0"/>
      </w:pPr>
      <w:r>
        <w:continuationSeparator/>
      </w:r>
    </w:p>
  </w:endnote>
  <w:endnote w:type="continuationNotice" w:id="1">
    <w:p w14:paraId="475BA26F" w14:textId="77777777" w:rsidR="00B50C18" w:rsidRDefault="00B50C1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DEDD" w14:textId="77777777" w:rsidR="00B50C18" w:rsidRDefault="00B50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426FD6" w14:textId="77777777" w:rsidR="00B50C18" w:rsidRDefault="00B50C18">
      <w:pPr>
        <w:spacing w:before="0" w:after="0"/>
      </w:pPr>
      <w:r>
        <w:separator/>
      </w:r>
    </w:p>
  </w:footnote>
  <w:footnote w:type="continuationSeparator" w:id="0">
    <w:p w14:paraId="3F6A6336" w14:textId="77777777" w:rsidR="00B50C18" w:rsidRDefault="00B50C18">
      <w:pPr>
        <w:spacing w:before="0" w:after="0"/>
      </w:pPr>
      <w:r>
        <w:continuationSeparator/>
      </w:r>
    </w:p>
  </w:footnote>
  <w:footnote w:type="continuationNotice" w:id="1">
    <w:p w14:paraId="3CC8E7C7" w14:textId="77777777" w:rsidR="00B50C18" w:rsidRDefault="00B50C1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0F40B" w14:textId="77777777" w:rsidR="00F1214F" w:rsidRDefault="00BE2C0C">
    <w:pPr>
      <w:tabs>
        <w:tab w:val="center" w:pos="5169"/>
      </w:tabs>
      <w:spacing w:after="0" w:line="259" w:lineRule="auto"/>
      <w:ind w:firstLine="0"/>
      <w:jc w:val="left"/>
    </w:pPr>
    <w:r>
      <w:fldChar w:fldCharType="begin"/>
    </w:r>
    <w:r>
      <w:instrText xml:space="preserve"> PAGE   \* MERGEFORMAT </w:instrText>
    </w:r>
    <w:r>
      <w:fldChar w:fldCharType="separate"/>
    </w:r>
    <w:r>
      <w:t>2</w:t>
    </w:r>
    <w:r>
      <w:fldChar w:fldCharType="end"/>
    </w:r>
    <w:r>
      <w:tab/>
    </w:r>
    <w:r>
      <w:rPr>
        <w:rFonts w:ascii="Calibri" w:eastAsia="Calibri" w:hAnsi="Calibri" w:cs="Calibri"/>
        <w:i/>
      </w:rPr>
      <w:t xml:space="preserve">CP Wang, </w:t>
    </w:r>
    <w:r>
      <w:rPr>
        <w:i/>
      </w:rPr>
      <w:t>Statistical Taylor Expansion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68DE4" w14:textId="77777777" w:rsidR="00F1214F" w:rsidRDefault="00BE2C0C">
    <w:pPr>
      <w:tabs>
        <w:tab w:val="center" w:pos="6824"/>
      </w:tabs>
      <w:spacing w:after="0" w:line="259" w:lineRule="auto"/>
      <w:ind w:firstLine="0"/>
      <w:jc w:val="left"/>
    </w:pPr>
    <w:r>
      <w:rPr>
        <w:i/>
      </w:rPr>
      <w:t>https://github.com/Chengpu0707/VarianceArithmetic</w:t>
    </w:r>
    <w:r>
      <w:rPr>
        <w:i/>
      </w:rPr>
      <w:tab/>
    </w:r>
    <w:r>
      <w:fldChar w:fldCharType="begin"/>
    </w:r>
    <w:r>
      <w:instrText xml:space="preserve"> PAGE   \* MERGEFORMAT </w:instrText>
    </w:r>
    <w:r>
      <w:fldChar w:fldCharType="separate"/>
    </w:r>
    <w:r>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56E14" w14:textId="77777777" w:rsidR="00F1214F" w:rsidRDefault="00F1214F">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155"/>
    <w:multiLevelType w:val="hybridMultilevel"/>
    <w:tmpl w:val="F55090D4"/>
    <w:lvl w:ilvl="0" w:tplc="79CC02D0">
      <w:start w:val="1"/>
      <w:numFmt w:val="decimal"/>
      <w:lvlText w:val="%1."/>
      <w:lvlJc w:val="left"/>
      <w:pPr>
        <w:ind w:left="4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534AA192">
      <w:start w:val="1"/>
      <w:numFmt w:val="lowerLetter"/>
      <w:lvlText w:val="%2"/>
      <w:lvlJc w:val="left"/>
      <w:pPr>
        <w:ind w:left="13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CDBADF92">
      <w:start w:val="1"/>
      <w:numFmt w:val="lowerRoman"/>
      <w:lvlText w:val="%3"/>
      <w:lvlJc w:val="left"/>
      <w:pPr>
        <w:ind w:left="20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A3C662B0">
      <w:start w:val="1"/>
      <w:numFmt w:val="decimal"/>
      <w:lvlText w:val="%4"/>
      <w:lvlJc w:val="left"/>
      <w:pPr>
        <w:ind w:left="27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9758A906">
      <w:start w:val="1"/>
      <w:numFmt w:val="lowerLetter"/>
      <w:lvlText w:val="%5"/>
      <w:lvlJc w:val="left"/>
      <w:pPr>
        <w:ind w:left="349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BFAA8ED0">
      <w:start w:val="1"/>
      <w:numFmt w:val="lowerRoman"/>
      <w:lvlText w:val="%6"/>
      <w:lvlJc w:val="left"/>
      <w:pPr>
        <w:ind w:left="421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3AEE28E0">
      <w:start w:val="1"/>
      <w:numFmt w:val="decimal"/>
      <w:lvlText w:val="%7"/>
      <w:lvlJc w:val="left"/>
      <w:pPr>
        <w:ind w:left="49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71B80D6A">
      <w:start w:val="1"/>
      <w:numFmt w:val="lowerLetter"/>
      <w:lvlText w:val="%8"/>
      <w:lvlJc w:val="left"/>
      <w:pPr>
        <w:ind w:left="56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AB013B6">
      <w:start w:val="1"/>
      <w:numFmt w:val="lowerRoman"/>
      <w:lvlText w:val="%9"/>
      <w:lvlJc w:val="left"/>
      <w:pPr>
        <w:ind w:left="63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36D5D82"/>
    <w:multiLevelType w:val="hybridMultilevel"/>
    <w:tmpl w:val="40C2BD92"/>
    <w:lvl w:ilvl="0" w:tplc="3B7A4692">
      <w:start w:val="1"/>
      <w:numFmt w:val="decimal"/>
      <w:lvlText w:val="%1."/>
      <w:lvlJc w:val="left"/>
      <w:pPr>
        <w:ind w:left="4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A668A88">
      <w:start w:val="1"/>
      <w:numFmt w:val="lowerLetter"/>
      <w:lvlText w:val="%2"/>
      <w:lvlJc w:val="left"/>
      <w:pPr>
        <w:ind w:left="13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FE580C0C">
      <w:start w:val="1"/>
      <w:numFmt w:val="lowerRoman"/>
      <w:lvlText w:val="%3"/>
      <w:lvlJc w:val="left"/>
      <w:pPr>
        <w:ind w:left="20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8B441F8E">
      <w:start w:val="1"/>
      <w:numFmt w:val="decimal"/>
      <w:lvlText w:val="%4"/>
      <w:lvlJc w:val="left"/>
      <w:pPr>
        <w:ind w:left="27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D25E1F02">
      <w:start w:val="1"/>
      <w:numFmt w:val="lowerLetter"/>
      <w:lvlText w:val="%5"/>
      <w:lvlJc w:val="left"/>
      <w:pPr>
        <w:ind w:left="349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07BAC3C2">
      <w:start w:val="1"/>
      <w:numFmt w:val="lowerRoman"/>
      <w:lvlText w:val="%6"/>
      <w:lvlJc w:val="left"/>
      <w:pPr>
        <w:ind w:left="421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705CFA5C">
      <w:start w:val="1"/>
      <w:numFmt w:val="decimal"/>
      <w:lvlText w:val="%7"/>
      <w:lvlJc w:val="left"/>
      <w:pPr>
        <w:ind w:left="49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6258205C">
      <w:start w:val="1"/>
      <w:numFmt w:val="lowerLetter"/>
      <w:lvlText w:val="%8"/>
      <w:lvlJc w:val="left"/>
      <w:pPr>
        <w:ind w:left="56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CE7022F2">
      <w:start w:val="1"/>
      <w:numFmt w:val="lowerRoman"/>
      <w:lvlText w:val="%9"/>
      <w:lvlJc w:val="left"/>
      <w:pPr>
        <w:ind w:left="63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48A94D96"/>
    <w:multiLevelType w:val="multilevel"/>
    <w:tmpl w:val="71A8AE4E"/>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5A6AA0"/>
    <w:multiLevelType w:val="hybridMultilevel"/>
    <w:tmpl w:val="9A403928"/>
    <w:lvl w:ilvl="0" w:tplc="682CFDD4">
      <w:start w:val="1"/>
      <w:numFmt w:val="bullet"/>
      <w:pStyle w:val="ListParagraph"/>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574F36C0"/>
    <w:multiLevelType w:val="hybridMultilevel"/>
    <w:tmpl w:val="42F05944"/>
    <w:lvl w:ilvl="0" w:tplc="DAE290BE">
      <w:start w:val="1"/>
      <w:numFmt w:val="decimal"/>
      <w:lvlText w:val="%1."/>
      <w:lvlJc w:val="left"/>
      <w:pPr>
        <w:ind w:left="498"/>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3CA0233A">
      <w:start w:val="1"/>
      <w:numFmt w:val="lowerLetter"/>
      <w:lvlText w:val="%2"/>
      <w:lvlJc w:val="left"/>
      <w:pPr>
        <w:ind w:left="13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AD8A1B18">
      <w:start w:val="1"/>
      <w:numFmt w:val="lowerRoman"/>
      <w:lvlText w:val="%3"/>
      <w:lvlJc w:val="left"/>
      <w:pPr>
        <w:ind w:left="20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D4F2D578">
      <w:start w:val="1"/>
      <w:numFmt w:val="decimal"/>
      <w:lvlText w:val="%4"/>
      <w:lvlJc w:val="left"/>
      <w:pPr>
        <w:ind w:left="27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1228C76">
      <w:start w:val="1"/>
      <w:numFmt w:val="lowerLetter"/>
      <w:lvlText w:val="%5"/>
      <w:lvlJc w:val="left"/>
      <w:pPr>
        <w:ind w:left="349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190EB5C">
      <w:start w:val="1"/>
      <w:numFmt w:val="lowerRoman"/>
      <w:lvlText w:val="%6"/>
      <w:lvlJc w:val="left"/>
      <w:pPr>
        <w:ind w:left="421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B90A2E64">
      <w:start w:val="1"/>
      <w:numFmt w:val="decimal"/>
      <w:lvlText w:val="%7"/>
      <w:lvlJc w:val="left"/>
      <w:pPr>
        <w:ind w:left="493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3208C016">
      <w:start w:val="1"/>
      <w:numFmt w:val="lowerLetter"/>
      <w:lvlText w:val="%8"/>
      <w:lvlJc w:val="left"/>
      <w:pPr>
        <w:ind w:left="565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AB567210">
      <w:start w:val="1"/>
      <w:numFmt w:val="lowerRoman"/>
      <w:lvlText w:val="%9"/>
      <w:lvlJc w:val="left"/>
      <w:pPr>
        <w:ind w:left="6375"/>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5C1E3BB9"/>
    <w:multiLevelType w:val="hybridMultilevel"/>
    <w:tmpl w:val="D7CEA1A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7EC77016"/>
    <w:multiLevelType w:val="hybridMultilevel"/>
    <w:tmpl w:val="939C6580"/>
    <w:lvl w:ilvl="0" w:tplc="4CE2DCA6">
      <w:start w:val="1"/>
      <w:numFmt w:val="decimal"/>
      <w:lvlText w:val="[%1]"/>
      <w:lvlJc w:val="left"/>
      <w:pPr>
        <w:ind w:left="38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69987706">
      <w:start w:val="1"/>
      <w:numFmt w:val="lowerLetter"/>
      <w:lvlText w:val="%2"/>
      <w:lvlJc w:val="left"/>
      <w:pPr>
        <w:ind w:left="112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C1AA3E48">
      <w:start w:val="1"/>
      <w:numFmt w:val="lowerRoman"/>
      <w:lvlText w:val="%3"/>
      <w:lvlJc w:val="left"/>
      <w:pPr>
        <w:ind w:left="184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DE4D00C">
      <w:start w:val="1"/>
      <w:numFmt w:val="decimal"/>
      <w:lvlText w:val="%4"/>
      <w:lvlJc w:val="left"/>
      <w:pPr>
        <w:ind w:left="256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E360744E">
      <w:start w:val="1"/>
      <w:numFmt w:val="lowerLetter"/>
      <w:lvlText w:val="%5"/>
      <w:lvlJc w:val="left"/>
      <w:pPr>
        <w:ind w:left="328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4B72BDD2">
      <w:start w:val="1"/>
      <w:numFmt w:val="lowerRoman"/>
      <w:lvlText w:val="%6"/>
      <w:lvlJc w:val="left"/>
      <w:pPr>
        <w:ind w:left="400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D9EEFDAC">
      <w:start w:val="1"/>
      <w:numFmt w:val="decimal"/>
      <w:lvlText w:val="%7"/>
      <w:lvlJc w:val="left"/>
      <w:pPr>
        <w:ind w:left="472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BFED1EE">
      <w:start w:val="1"/>
      <w:numFmt w:val="lowerLetter"/>
      <w:lvlText w:val="%8"/>
      <w:lvlJc w:val="left"/>
      <w:pPr>
        <w:ind w:left="544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DAE0E56">
      <w:start w:val="1"/>
      <w:numFmt w:val="lowerRoman"/>
      <w:lvlText w:val="%9"/>
      <w:lvlJc w:val="left"/>
      <w:pPr>
        <w:ind w:left="616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607496073">
    <w:abstractNumId w:val="4"/>
  </w:num>
  <w:num w:numId="2" w16cid:durableId="36324349">
    <w:abstractNumId w:val="0"/>
  </w:num>
  <w:num w:numId="3" w16cid:durableId="844318204">
    <w:abstractNumId w:val="1"/>
  </w:num>
  <w:num w:numId="4" w16cid:durableId="810171293">
    <w:abstractNumId w:val="6"/>
  </w:num>
  <w:num w:numId="5" w16cid:durableId="332799452">
    <w:abstractNumId w:val="2"/>
  </w:num>
  <w:num w:numId="6" w16cid:durableId="750741916">
    <w:abstractNumId w:val="5"/>
  </w:num>
  <w:num w:numId="7" w16cid:durableId="92923966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en-US" w:vendorID="64" w:dllVersion="0" w:nlCheck="1" w:checkStyle="0"/>
  <w:activeWritingStyle w:appName="MSWord" w:lang="en-US" w:vendorID="64" w:dllVersion="4096" w:nlCheck="1" w:checkStyle="0"/>
  <w:trackRevisions/>
  <w:defaultTabStop w:val="720"/>
  <w:evenAndOddHeaders/>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14F"/>
    <w:rsid w:val="0000552D"/>
    <w:rsid w:val="0001308F"/>
    <w:rsid w:val="00013459"/>
    <w:rsid w:val="0001645E"/>
    <w:rsid w:val="000260E2"/>
    <w:rsid w:val="000312D1"/>
    <w:rsid w:val="00032928"/>
    <w:rsid w:val="00032F26"/>
    <w:rsid w:val="00035EA1"/>
    <w:rsid w:val="00036C4B"/>
    <w:rsid w:val="00041637"/>
    <w:rsid w:val="00041FF3"/>
    <w:rsid w:val="00042E5E"/>
    <w:rsid w:val="000810D7"/>
    <w:rsid w:val="00083254"/>
    <w:rsid w:val="000852F8"/>
    <w:rsid w:val="0009554E"/>
    <w:rsid w:val="000A30E3"/>
    <w:rsid w:val="000A40AA"/>
    <w:rsid w:val="000B1939"/>
    <w:rsid w:val="000D04CE"/>
    <w:rsid w:val="000D146D"/>
    <w:rsid w:val="000D4DD8"/>
    <w:rsid w:val="000E0DDC"/>
    <w:rsid w:val="000F1B23"/>
    <w:rsid w:val="00101C59"/>
    <w:rsid w:val="001233C6"/>
    <w:rsid w:val="00123440"/>
    <w:rsid w:val="00123834"/>
    <w:rsid w:val="00125629"/>
    <w:rsid w:val="00135799"/>
    <w:rsid w:val="001377D7"/>
    <w:rsid w:val="00157C18"/>
    <w:rsid w:val="00163AF1"/>
    <w:rsid w:val="0016465E"/>
    <w:rsid w:val="00194E4A"/>
    <w:rsid w:val="001A5480"/>
    <w:rsid w:val="001C0A2F"/>
    <w:rsid w:val="001C299A"/>
    <w:rsid w:val="001C333B"/>
    <w:rsid w:val="001D4D1C"/>
    <w:rsid w:val="001F29B3"/>
    <w:rsid w:val="00211E49"/>
    <w:rsid w:val="002221F8"/>
    <w:rsid w:val="00233A98"/>
    <w:rsid w:val="00233AC6"/>
    <w:rsid w:val="00262B1E"/>
    <w:rsid w:val="00276979"/>
    <w:rsid w:val="002A75BA"/>
    <w:rsid w:val="002A7D25"/>
    <w:rsid w:val="002B0B0B"/>
    <w:rsid w:val="002F447C"/>
    <w:rsid w:val="003022DF"/>
    <w:rsid w:val="00314171"/>
    <w:rsid w:val="00325B96"/>
    <w:rsid w:val="00333C13"/>
    <w:rsid w:val="00337E99"/>
    <w:rsid w:val="00356B93"/>
    <w:rsid w:val="0037036F"/>
    <w:rsid w:val="003764F9"/>
    <w:rsid w:val="00376554"/>
    <w:rsid w:val="00392814"/>
    <w:rsid w:val="003972E0"/>
    <w:rsid w:val="003A0F6C"/>
    <w:rsid w:val="003A1FBD"/>
    <w:rsid w:val="003A22EE"/>
    <w:rsid w:val="003B3807"/>
    <w:rsid w:val="003D525D"/>
    <w:rsid w:val="003F021C"/>
    <w:rsid w:val="00422B7A"/>
    <w:rsid w:val="00432C36"/>
    <w:rsid w:val="00433358"/>
    <w:rsid w:val="0043441B"/>
    <w:rsid w:val="004347B3"/>
    <w:rsid w:val="0046324C"/>
    <w:rsid w:val="004708E4"/>
    <w:rsid w:val="0047551C"/>
    <w:rsid w:val="00477790"/>
    <w:rsid w:val="00490992"/>
    <w:rsid w:val="004951D5"/>
    <w:rsid w:val="00496936"/>
    <w:rsid w:val="004A02A5"/>
    <w:rsid w:val="004B2E41"/>
    <w:rsid w:val="004B4DB5"/>
    <w:rsid w:val="004D5478"/>
    <w:rsid w:val="004E7F4B"/>
    <w:rsid w:val="005021B4"/>
    <w:rsid w:val="00522C59"/>
    <w:rsid w:val="00532371"/>
    <w:rsid w:val="0054505E"/>
    <w:rsid w:val="0055502C"/>
    <w:rsid w:val="00560C8E"/>
    <w:rsid w:val="00566A3A"/>
    <w:rsid w:val="00567D33"/>
    <w:rsid w:val="00581D6E"/>
    <w:rsid w:val="00584999"/>
    <w:rsid w:val="00585ADB"/>
    <w:rsid w:val="00596C58"/>
    <w:rsid w:val="005A20DB"/>
    <w:rsid w:val="005A222E"/>
    <w:rsid w:val="005A63B2"/>
    <w:rsid w:val="005D4F05"/>
    <w:rsid w:val="005F3641"/>
    <w:rsid w:val="005F6BB0"/>
    <w:rsid w:val="00621347"/>
    <w:rsid w:val="0063071D"/>
    <w:rsid w:val="00633A8C"/>
    <w:rsid w:val="0063492E"/>
    <w:rsid w:val="00634BDD"/>
    <w:rsid w:val="006613B9"/>
    <w:rsid w:val="006625C3"/>
    <w:rsid w:val="006A06D1"/>
    <w:rsid w:val="006A7794"/>
    <w:rsid w:val="006C5CE8"/>
    <w:rsid w:val="006D058C"/>
    <w:rsid w:val="006F0AAB"/>
    <w:rsid w:val="006F336E"/>
    <w:rsid w:val="006F518C"/>
    <w:rsid w:val="007226F1"/>
    <w:rsid w:val="007357F5"/>
    <w:rsid w:val="0073769A"/>
    <w:rsid w:val="00742148"/>
    <w:rsid w:val="007464E5"/>
    <w:rsid w:val="00751290"/>
    <w:rsid w:val="00752304"/>
    <w:rsid w:val="00752608"/>
    <w:rsid w:val="00763265"/>
    <w:rsid w:val="007823FC"/>
    <w:rsid w:val="007B4C57"/>
    <w:rsid w:val="007E6E9D"/>
    <w:rsid w:val="007F4653"/>
    <w:rsid w:val="008043DE"/>
    <w:rsid w:val="008046CC"/>
    <w:rsid w:val="008112FC"/>
    <w:rsid w:val="008217E7"/>
    <w:rsid w:val="0083013E"/>
    <w:rsid w:val="0083280A"/>
    <w:rsid w:val="0084489C"/>
    <w:rsid w:val="008744C8"/>
    <w:rsid w:val="008931CC"/>
    <w:rsid w:val="008958BB"/>
    <w:rsid w:val="008D3266"/>
    <w:rsid w:val="008D5FFD"/>
    <w:rsid w:val="008D6A96"/>
    <w:rsid w:val="008E5A31"/>
    <w:rsid w:val="008E7515"/>
    <w:rsid w:val="008F51CD"/>
    <w:rsid w:val="00933829"/>
    <w:rsid w:val="0093425C"/>
    <w:rsid w:val="00934F2D"/>
    <w:rsid w:val="00934F41"/>
    <w:rsid w:val="00941CC3"/>
    <w:rsid w:val="00960565"/>
    <w:rsid w:val="009751D7"/>
    <w:rsid w:val="009757C9"/>
    <w:rsid w:val="00983648"/>
    <w:rsid w:val="009A6B5C"/>
    <w:rsid w:val="009B0B84"/>
    <w:rsid w:val="009C1D71"/>
    <w:rsid w:val="009C2AF3"/>
    <w:rsid w:val="009C2E7B"/>
    <w:rsid w:val="009C5270"/>
    <w:rsid w:val="009D070E"/>
    <w:rsid w:val="009F23DD"/>
    <w:rsid w:val="009F561C"/>
    <w:rsid w:val="00A17510"/>
    <w:rsid w:val="00A4680F"/>
    <w:rsid w:val="00A54A6E"/>
    <w:rsid w:val="00A6057C"/>
    <w:rsid w:val="00A653C9"/>
    <w:rsid w:val="00A71075"/>
    <w:rsid w:val="00A77074"/>
    <w:rsid w:val="00A813E5"/>
    <w:rsid w:val="00A86896"/>
    <w:rsid w:val="00A96B2B"/>
    <w:rsid w:val="00AA3D79"/>
    <w:rsid w:val="00AA4E55"/>
    <w:rsid w:val="00AA7599"/>
    <w:rsid w:val="00AB6DCC"/>
    <w:rsid w:val="00AC39F7"/>
    <w:rsid w:val="00AC66F2"/>
    <w:rsid w:val="00AD5307"/>
    <w:rsid w:val="00AE6D7F"/>
    <w:rsid w:val="00AF268F"/>
    <w:rsid w:val="00AF42D3"/>
    <w:rsid w:val="00AF6D28"/>
    <w:rsid w:val="00B003EB"/>
    <w:rsid w:val="00B14067"/>
    <w:rsid w:val="00B145E9"/>
    <w:rsid w:val="00B3495B"/>
    <w:rsid w:val="00B50C18"/>
    <w:rsid w:val="00B525F2"/>
    <w:rsid w:val="00B63FF4"/>
    <w:rsid w:val="00B642D4"/>
    <w:rsid w:val="00B9335E"/>
    <w:rsid w:val="00BB70AC"/>
    <w:rsid w:val="00BC4455"/>
    <w:rsid w:val="00BE2C0C"/>
    <w:rsid w:val="00BF7802"/>
    <w:rsid w:val="00C110B7"/>
    <w:rsid w:val="00C11996"/>
    <w:rsid w:val="00C126D1"/>
    <w:rsid w:val="00C179DB"/>
    <w:rsid w:val="00C25B65"/>
    <w:rsid w:val="00C50DCB"/>
    <w:rsid w:val="00C734C5"/>
    <w:rsid w:val="00C7390F"/>
    <w:rsid w:val="00C9148F"/>
    <w:rsid w:val="00CA5E48"/>
    <w:rsid w:val="00CB03E6"/>
    <w:rsid w:val="00CC28CE"/>
    <w:rsid w:val="00CD7A52"/>
    <w:rsid w:val="00CE2873"/>
    <w:rsid w:val="00D03E34"/>
    <w:rsid w:val="00D05F3E"/>
    <w:rsid w:val="00D16CDF"/>
    <w:rsid w:val="00D247BB"/>
    <w:rsid w:val="00D32241"/>
    <w:rsid w:val="00D37B80"/>
    <w:rsid w:val="00D43472"/>
    <w:rsid w:val="00D45AD5"/>
    <w:rsid w:val="00D52910"/>
    <w:rsid w:val="00D53439"/>
    <w:rsid w:val="00D77EAE"/>
    <w:rsid w:val="00D858E8"/>
    <w:rsid w:val="00DA68BE"/>
    <w:rsid w:val="00DB46AA"/>
    <w:rsid w:val="00DC1223"/>
    <w:rsid w:val="00DE12BC"/>
    <w:rsid w:val="00E176A6"/>
    <w:rsid w:val="00E2672C"/>
    <w:rsid w:val="00E3423E"/>
    <w:rsid w:val="00E3433C"/>
    <w:rsid w:val="00E34920"/>
    <w:rsid w:val="00E35EFB"/>
    <w:rsid w:val="00E40A6B"/>
    <w:rsid w:val="00E61B66"/>
    <w:rsid w:val="00E6397C"/>
    <w:rsid w:val="00E64A1E"/>
    <w:rsid w:val="00E64BD7"/>
    <w:rsid w:val="00E6592C"/>
    <w:rsid w:val="00E77070"/>
    <w:rsid w:val="00EC12D8"/>
    <w:rsid w:val="00EC54A8"/>
    <w:rsid w:val="00EC6DD7"/>
    <w:rsid w:val="00F1214F"/>
    <w:rsid w:val="00F22F86"/>
    <w:rsid w:val="00F30923"/>
    <w:rsid w:val="00F62564"/>
    <w:rsid w:val="00F64267"/>
    <w:rsid w:val="00F64681"/>
    <w:rsid w:val="00F64E40"/>
    <w:rsid w:val="00F66746"/>
    <w:rsid w:val="00F70993"/>
    <w:rsid w:val="00F80087"/>
    <w:rsid w:val="00F847D9"/>
    <w:rsid w:val="00F9043E"/>
    <w:rsid w:val="00FA38CE"/>
    <w:rsid w:val="00FA3B36"/>
    <w:rsid w:val="00FC4076"/>
    <w:rsid w:val="00FC40C8"/>
    <w:rsid w:val="00FE4ACE"/>
    <w:rsid w:val="00FF2F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F5DFA"/>
  <w15:docId w15:val="{F2EDFDD6-E1C4-4CA3-83BE-1CC6ACFC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936"/>
    <w:pPr>
      <w:spacing w:before="60" w:after="60" w:line="240" w:lineRule="auto"/>
      <w:ind w:firstLine="288"/>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5"/>
      </w:numPr>
      <w:spacing w:after="139" w:line="259" w:lineRule="auto"/>
      <w:ind w:left="10"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rsid w:val="0073769A"/>
    <w:pPr>
      <w:keepNext/>
      <w:keepLines/>
      <w:numPr>
        <w:ilvl w:val="1"/>
        <w:numId w:val="5"/>
      </w:numPr>
      <w:spacing w:before="240" w:after="120" w:line="264" w:lineRule="auto"/>
      <w:ind w:left="14" w:hanging="14"/>
      <w:outlineLvl w:val="1"/>
    </w:pPr>
    <w:rPr>
      <w:rFonts w:ascii="Cambria" w:eastAsia="Cambria" w:hAnsi="Cambria" w:cs="Cambria"/>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73769A"/>
    <w:rPr>
      <w:rFonts w:ascii="Cambria" w:eastAsia="Cambria" w:hAnsi="Cambria" w:cs="Cambria"/>
      <w:b/>
      <w:color w:val="000000"/>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752304"/>
    <w:pPr>
      <w:numPr>
        <w:numId w:val="7"/>
      </w:numPr>
      <w:spacing w:after="120"/>
      <w:ind w:left="360"/>
      <w:contextualSpacing/>
    </w:pPr>
  </w:style>
  <w:style w:type="character" w:styleId="BookTitle">
    <w:name w:val="Book Title"/>
    <w:basedOn w:val="DefaultParagraphFont"/>
    <w:uiPriority w:val="33"/>
    <w:qFormat/>
    <w:rsid w:val="00496936"/>
    <w:rPr>
      <w:b/>
      <w:bCs/>
      <w:i/>
      <w:iCs/>
      <w:spacing w:val="5"/>
    </w:rPr>
  </w:style>
  <w:style w:type="character" w:styleId="PlaceholderText">
    <w:name w:val="Placeholder Text"/>
    <w:basedOn w:val="DefaultParagraphFont"/>
    <w:uiPriority w:val="99"/>
    <w:semiHidden/>
    <w:rsid w:val="007B4C57"/>
    <w:rPr>
      <w:color w:val="666666"/>
    </w:rPr>
  </w:style>
  <w:style w:type="paragraph" w:styleId="NoSpacing">
    <w:name w:val="No Spacing"/>
    <w:uiPriority w:val="1"/>
    <w:qFormat/>
    <w:rsid w:val="00392814"/>
    <w:pPr>
      <w:spacing w:after="0" w:line="240" w:lineRule="auto"/>
      <w:ind w:left="720" w:right="720"/>
      <w:jc w:val="both"/>
    </w:pPr>
    <w:rPr>
      <w:rFonts w:ascii="Cambria" w:eastAsia="Cambria" w:hAnsi="Cambria" w:cs="Cambria"/>
      <w:color w:val="000000"/>
      <w:sz w:val="20"/>
    </w:rPr>
  </w:style>
  <w:style w:type="paragraph" w:styleId="Revision">
    <w:name w:val="Revision"/>
    <w:hidden/>
    <w:uiPriority w:val="99"/>
    <w:semiHidden/>
    <w:rsid w:val="00EC54A8"/>
    <w:pPr>
      <w:spacing w:after="0" w:line="240" w:lineRule="auto"/>
    </w:pPr>
    <w:rPr>
      <w:rFonts w:ascii="Cambria" w:eastAsia="Cambria" w:hAnsi="Cambria" w:cs="Cambria"/>
      <w:color w:val="000000"/>
      <w:sz w:val="20"/>
    </w:rPr>
  </w:style>
  <w:style w:type="character" w:styleId="CommentReference">
    <w:name w:val="annotation reference"/>
    <w:basedOn w:val="DefaultParagraphFont"/>
    <w:uiPriority w:val="99"/>
    <w:semiHidden/>
    <w:unhideWhenUsed/>
    <w:rsid w:val="00EC54A8"/>
    <w:rPr>
      <w:sz w:val="16"/>
      <w:szCs w:val="16"/>
    </w:rPr>
  </w:style>
  <w:style w:type="paragraph" w:styleId="CommentText">
    <w:name w:val="annotation text"/>
    <w:basedOn w:val="Normal"/>
    <w:link w:val="CommentTextChar"/>
    <w:uiPriority w:val="99"/>
    <w:semiHidden/>
    <w:unhideWhenUsed/>
    <w:rsid w:val="00EC54A8"/>
    <w:rPr>
      <w:szCs w:val="20"/>
    </w:rPr>
  </w:style>
  <w:style w:type="character" w:customStyle="1" w:styleId="CommentTextChar">
    <w:name w:val="Comment Text Char"/>
    <w:basedOn w:val="DefaultParagraphFont"/>
    <w:link w:val="CommentText"/>
    <w:uiPriority w:val="99"/>
    <w:semiHidden/>
    <w:rsid w:val="00EC54A8"/>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EC54A8"/>
    <w:rPr>
      <w:b/>
      <w:bCs/>
    </w:rPr>
  </w:style>
  <w:style w:type="character" w:customStyle="1" w:styleId="CommentSubjectChar">
    <w:name w:val="Comment Subject Char"/>
    <w:basedOn w:val="CommentTextChar"/>
    <w:link w:val="CommentSubject"/>
    <w:uiPriority w:val="99"/>
    <w:semiHidden/>
    <w:rsid w:val="00EC54A8"/>
    <w:rPr>
      <w:rFonts w:ascii="Cambria" w:eastAsia="Cambria" w:hAnsi="Cambria" w:cs="Cambria"/>
      <w:b/>
      <w:bCs/>
      <w:color w:val="000000"/>
      <w:sz w:val="20"/>
      <w:szCs w:val="20"/>
    </w:rPr>
  </w:style>
  <w:style w:type="character" w:styleId="Hyperlink">
    <w:name w:val="Hyperlink"/>
    <w:basedOn w:val="DefaultParagraphFont"/>
    <w:uiPriority w:val="99"/>
    <w:unhideWhenUsed/>
    <w:rsid w:val="00742148"/>
    <w:rPr>
      <w:color w:val="467886" w:themeColor="hyperlink"/>
      <w:u w:val="single"/>
    </w:rPr>
  </w:style>
  <w:style w:type="character" w:styleId="UnresolvedMention">
    <w:name w:val="Unresolved Mention"/>
    <w:basedOn w:val="DefaultParagraphFont"/>
    <w:uiPriority w:val="99"/>
    <w:semiHidden/>
    <w:unhideWhenUsed/>
    <w:rsid w:val="00742148"/>
    <w:rPr>
      <w:color w:val="605E5C"/>
      <w:shd w:val="clear" w:color="auto" w:fill="E1DFDD"/>
    </w:rPr>
  </w:style>
  <w:style w:type="paragraph" w:styleId="Footer">
    <w:name w:val="footer"/>
    <w:basedOn w:val="Normal"/>
    <w:link w:val="FooterChar"/>
    <w:uiPriority w:val="99"/>
    <w:unhideWhenUsed/>
    <w:rsid w:val="00B50C18"/>
    <w:pPr>
      <w:tabs>
        <w:tab w:val="center" w:pos="4680"/>
        <w:tab w:val="right" w:pos="9360"/>
      </w:tabs>
      <w:spacing w:before="0" w:after="0"/>
    </w:pPr>
  </w:style>
  <w:style w:type="character" w:customStyle="1" w:styleId="FooterChar">
    <w:name w:val="Footer Char"/>
    <w:basedOn w:val="DefaultParagraphFont"/>
    <w:link w:val="Footer"/>
    <w:uiPriority w:val="99"/>
    <w:rsid w:val="00B50C18"/>
    <w:rPr>
      <w:rFonts w:ascii="Cambria" w:eastAsia="Cambria" w:hAnsi="Cambria" w:cs="Cambri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g"/><Relationship Id="rId42" Type="http://schemas.openxmlformats.org/officeDocument/2006/relationships/image" Target="media/image33.jpg"/><Relationship Id="rId47" Type="http://schemas.openxmlformats.org/officeDocument/2006/relationships/image" Target="media/image38.jpg"/><Relationship Id="rId63" Type="http://schemas.openxmlformats.org/officeDocument/2006/relationships/image" Target="media/image54.jpg"/><Relationship Id="rId68" Type="http://schemas.openxmlformats.org/officeDocument/2006/relationships/header" Target="header3.xml"/><Relationship Id="rId7" Type="http://schemas.openxmlformats.org/officeDocument/2006/relationships/comments" Target="comments.xm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jp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jpg"/><Relationship Id="rId45" Type="http://schemas.openxmlformats.org/officeDocument/2006/relationships/image" Target="media/image36.jpg"/><Relationship Id="rId53" Type="http://schemas.openxmlformats.org/officeDocument/2006/relationships/image" Target="media/image44.jpg"/><Relationship Id="rId58" Type="http://schemas.openxmlformats.org/officeDocument/2006/relationships/image" Target="media/image49.jpg"/><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image" Target="media/image52.jpg"/><Relationship Id="rId19" Type="http://schemas.openxmlformats.org/officeDocument/2006/relationships/image" Target="media/image10.jpg"/><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jpg"/><Relationship Id="rId56" Type="http://schemas.openxmlformats.org/officeDocument/2006/relationships/image" Target="media/image47.png"/><Relationship Id="rId64" Type="http://schemas.openxmlformats.org/officeDocument/2006/relationships/image" Target="media/image55.jpg"/><Relationship Id="rId69" Type="http://schemas.openxmlformats.org/officeDocument/2006/relationships/fontTable" Target="fontTable.xml"/><Relationship Id="rId8" Type="http://schemas.microsoft.com/office/2011/relationships/commentsExtended" Target="commentsExtended.xml"/><Relationship Id="rId51" Type="http://schemas.openxmlformats.org/officeDocument/2006/relationships/image" Target="media/image42.jp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g"/><Relationship Id="rId46" Type="http://schemas.openxmlformats.org/officeDocument/2006/relationships/image" Target="media/image37.jpg"/><Relationship Id="rId59" Type="http://schemas.openxmlformats.org/officeDocument/2006/relationships/image" Target="media/image50.jpg"/><Relationship Id="rId67" Type="http://schemas.openxmlformats.org/officeDocument/2006/relationships/footer" Target="footer1.xml"/><Relationship Id="rId20" Type="http://schemas.openxmlformats.org/officeDocument/2006/relationships/image" Target="media/image11.jpg"/><Relationship Id="rId41" Type="http://schemas.openxmlformats.org/officeDocument/2006/relationships/image" Target="media/image32.jpg"/><Relationship Id="rId54" Type="http://schemas.openxmlformats.org/officeDocument/2006/relationships/image" Target="media/image45.png"/><Relationship Id="rId62" Type="http://schemas.openxmlformats.org/officeDocument/2006/relationships/image" Target="media/image53.jpg"/><Relationship Id="rId7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40.jpg"/><Relationship Id="rId57" Type="http://schemas.openxmlformats.org/officeDocument/2006/relationships/image" Target="media/image48.jp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jpg"/><Relationship Id="rId65" Type="http://schemas.openxmlformats.org/officeDocument/2006/relationships/header" Target="header1.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jpg"/><Relationship Id="rId34" Type="http://schemas.openxmlformats.org/officeDocument/2006/relationships/image" Target="media/image25.jpg"/><Relationship Id="rId50" Type="http://schemas.openxmlformats.org/officeDocument/2006/relationships/image" Target="media/image41.png"/><Relationship Id="rId55"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548</TotalTime>
  <Pages>27</Pages>
  <Words>9276</Words>
  <Characters>52876</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Author</cp:lastModifiedBy>
  <cp:revision>2</cp:revision>
  <dcterms:created xsi:type="dcterms:W3CDTF">2026-01-23T10:15:00Z</dcterms:created>
  <dcterms:modified xsi:type="dcterms:W3CDTF">2026-01-28T14:26:00Z</dcterms:modified>
</cp:coreProperties>
</file>